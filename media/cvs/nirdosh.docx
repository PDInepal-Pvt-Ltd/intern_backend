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D2F3" w14:textId="77777777" w:rsidR="00C52A65" w:rsidRPr="00C52A65" w:rsidRDefault="00C52A65" w:rsidP="00C52A65">
      <w:pPr>
        <w:spacing w:after="33" w:line="259" w:lineRule="auto"/>
        <w:ind w:left="1441" w:firstLine="0"/>
        <w:jc w:val="left"/>
        <w:rPr>
          <w:kern w:val="2"/>
          <w:lang w:bidi="ar-SA"/>
          <w14:ligatures w14:val="standardContextual"/>
        </w:rPr>
      </w:pPr>
      <w:r w:rsidRPr="00C52A65">
        <w:rPr>
          <w:b/>
          <w:kern w:val="2"/>
          <w:lang w:bidi="ar-SA"/>
          <w14:ligatures w14:val="standardContextual"/>
        </w:rPr>
        <w:t xml:space="preserve">                         </w:t>
      </w:r>
      <w:r w:rsidRPr="00C52A65">
        <w:rPr>
          <w:noProof/>
          <w:kern w:val="2"/>
          <w:lang w:bidi="ar-SA"/>
          <w14:ligatures w14:val="standardContextual"/>
        </w:rPr>
        <w:drawing>
          <wp:inline distT="0" distB="0" distL="0" distR="0" wp14:anchorId="380B7842" wp14:editId="2B114961">
            <wp:extent cx="1802765" cy="1865249"/>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9"/>
                    <a:stretch>
                      <a:fillRect/>
                    </a:stretch>
                  </pic:blipFill>
                  <pic:spPr>
                    <a:xfrm>
                      <a:off x="0" y="0"/>
                      <a:ext cx="1802765" cy="1865249"/>
                    </a:xfrm>
                    <a:prstGeom prst="rect">
                      <a:avLst/>
                    </a:prstGeom>
                  </pic:spPr>
                </pic:pic>
              </a:graphicData>
            </a:graphic>
          </wp:inline>
        </w:drawing>
      </w:r>
      <w:r w:rsidRPr="00C52A65">
        <w:rPr>
          <w:kern w:val="2"/>
          <w:sz w:val="28"/>
          <w:lang w:bidi="ar-SA"/>
          <w14:ligatures w14:val="standardContextual"/>
        </w:rPr>
        <w:t xml:space="preserve"> </w:t>
      </w:r>
    </w:p>
    <w:p w14:paraId="7DEC9395" w14:textId="77777777" w:rsidR="00C52A65" w:rsidRPr="00C52A65" w:rsidRDefault="00C52A65" w:rsidP="00C52A65">
      <w:pPr>
        <w:spacing w:after="10" w:line="266" w:lineRule="auto"/>
        <w:ind w:left="458" w:right="335"/>
        <w:jc w:val="center"/>
        <w:rPr>
          <w:kern w:val="2"/>
          <w:lang w:bidi="ar-SA"/>
          <w14:ligatures w14:val="standardContextual"/>
        </w:rPr>
      </w:pPr>
      <w:r w:rsidRPr="00C52A65">
        <w:rPr>
          <w:b/>
          <w:kern w:val="2"/>
          <w:sz w:val="28"/>
          <w:lang w:bidi="ar-SA"/>
          <w14:ligatures w14:val="standardContextual"/>
        </w:rPr>
        <w:t xml:space="preserve">A  </w:t>
      </w:r>
    </w:p>
    <w:p w14:paraId="77E6BD20" w14:textId="4E3BA6F4" w:rsidR="00C52A65" w:rsidRPr="00C52A65" w:rsidRDefault="00C52A65" w:rsidP="00C52A65">
      <w:pPr>
        <w:spacing w:after="10" w:line="266" w:lineRule="auto"/>
        <w:ind w:left="458" w:right="198"/>
        <w:jc w:val="center"/>
        <w:rPr>
          <w:kern w:val="2"/>
          <w:lang w:bidi="ar-SA"/>
          <w14:ligatures w14:val="standardContextual"/>
        </w:rPr>
      </w:pPr>
      <w:r w:rsidRPr="00C52A65">
        <w:rPr>
          <w:b/>
          <w:kern w:val="2"/>
          <w:sz w:val="28"/>
          <w:lang w:bidi="ar-SA"/>
          <w14:ligatures w14:val="standardContextual"/>
        </w:rPr>
        <w:t>Final Year Internship Proposal On “</w:t>
      </w:r>
      <w:proofErr w:type="spellStart"/>
      <w:r w:rsidR="008C2D57">
        <w:rPr>
          <w:b/>
          <w:kern w:val="2"/>
          <w:sz w:val="28"/>
          <w:lang w:bidi="ar-SA"/>
          <w14:ligatures w14:val="standardContextual"/>
        </w:rPr>
        <w:t>Pravidhi</w:t>
      </w:r>
      <w:proofErr w:type="spellEnd"/>
      <w:r w:rsidR="008C2D57">
        <w:rPr>
          <w:b/>
          <w:kern w:val="2"/>
          <w:sz w:val="28"/>
          <w:lang w:bidi="ar-SA"/>
          <w14:ligatures w14:val="standardContextual"/>
        </w:rPr>
        <w:t xml:space="preserve"> Web Application</w:t>
      </w:r>
      <w:r w:rsidRPr="00C52A65">
        <w:rPr>
          <w:b/>
          <w:kern w:val="2"/>
          <w:sz w:val="28"/>
          <w:lang w:bidi="ar-SA"/>
          <w14:ligatures w14:val="standardContextual"/>
        </w:rPr>
        <w:t xml:space="preserve">” </w:t>
      </w:r>
      <w:proofErr w:type="gramStart"/>
      <w:r w:rsidRPr="00C52A65">
        <w:rPr>
          <w:b/>
          <w:kern w:val="2"/>
          <w:sz w:val="28"/>
          <w:lang w:bidi="ar-SA"/>
          <w14:ligatures w14:val="standardContextual"/>
        </w:rPr>
        <w:t>At  “</w:t>
      </w:r>
      <w:proofErr w:type="spellStart"/>
      <w:proofErr w:type="gramEnd"/>
      <w:r w:rsidR="00B97B53">
        <w:rPr>
          <w:b/>
          <w:kern w:val="2"/>
          <w:sz w:val="28"/>
          <w:lang w:bidi="ar-SA"/>
          <w14:ligatures w14:val="standardContextual"/>
        </w:rPr>
        <w:t>Pravidhi</w:t>
      </w:r>
      <w:proofErr w:type="spellEnd"/>
      <w:r w:rsidR="00B97B53">
        <w:rPr>
          <w:b/>
          <w:kern w:val="2"/>
          <w:sz w:val="28"/>
          <w:lang w:bidi="ar-SA"/>
          <w14:ligatures w14:val="standardContextual"/>
        </w:rPr>
        <w:t xml:space="preserve"> Digital Innovations Nepal PVT LTD</w:t>
      </w:r>
      <w:r w:rsidRPr="00C52A65">
        <w:rPr>
          <w:b/>
          <w:kern w:val="2"/>
          <w:sz w:val="28"/>
          <w:lang w:bidi="ar-SA"/>
          <w14:ligatures w14:val="standardContextual"/>
        </w:rPr>
        <w:t xml:space="preserve">” </w:t>
      </w:r>
    </w:p>
    <w:p w14:paraId="69F27A85" w14:textId="77777777" w:rsidR="00C52A65" w:rsidRPr="00C52A65" w:rsidRDefault="00C52A65" w:rsidP="00C52A65">
      <w:pPr>
        <w:spacing w:after="20" w:line="259" w:lineRule="auto"/>
        <w:ind w:left="180" w:firstLine="0"/>
        <w:jc w:val="center"/>
        <w:rPr>
          <w:kern w:val="2"/>
          <w:lang w:bidi="ar-SA"/>
          <w14:ligatures w14:val="standardContextual"/>
        </w:rPr>
      </w:pPr>
      <w:r w:rsidRPr="00C52A65">
        <w:rPr>
          <w:kern w:val="2"/>
          <w:sz w:val="28"/>
          <w:lang w:bidi="ar-SA"/>
          <w14:ligatures w14:val="standardContextual"/>
        </w:rPr>
        <w:t xml:space="preserve"> </w:t>
      </w:r>
    </w:p>
    <w:p w14:paraId="165330F0" w14:textId="77777777" w:rsidR="00C52A65" w:rsidRPr="00C52A65" w:rsidRDefault="00C52A65" w:rsidP="00C52A65">
      <w:pPr>
        <w:spacing w:after="110" w:line="259" w:lineRule="auto"/>
        <w:ind w:left="0" w:firstLine="0"/>
        <w:jc w:val="left"/>
        <w:rPr>
          <w:kern w:val="2"/>
          <w:lang w:bidi="ar-SA"/>
          <w14:ligatures w14:val="standardContextual"/>
        </w:rPr>
      </w:pPr>
      <w:r w:rsidRPr="00C52A65">
        <w:rPr>
          <w:kern w:val="2"/>
          <w:sz w:val="28"/>
          <w:lang w:bidi="ar-SA"/>
          <w14:ligatures w14:val="standardContextual"/>
        </w:rPr>
        <w:t xml:space="preserve"> </w:t>
      </w:r>
    </w:p>
    <w:p w14:paraId="10891AE4" w14:textId="77777777" w:rsidR="00C52A65" w:rsidRPr="00C52A65" w:rsidRDefault="00C52A65" w:rsidP="00C52A65">
      <w:pPr>
        <w:spacing w:after="90" w:line="274" w:lineRule="auto"/>
        <w:ind w:left="0" w:firstLine="0"/>
        <w:jc w:val="center"/>
        <w:rPr>
          <w:kern w:val="2"/>
          <w:lang w:bidi="ar-SA"/>
          <w14:ligatures w14:val="standardContextual"/>
        </w:rPr>
      </w:pPr>
      <w:r w:rsidRPr="00C52A65">
        <w:rPr>
          <w:i/>
          <w:kern w:val="2"/>
          <w:sz w:val="28"/>
          <w:lang w:bidi="ar-SA"/>
          <w14:ligatures w14:val="standardContextual"/>
        </w:rPr>
        <w:t xml:space="preserve">Submitted in Partial Fulfillment of the Requirement for Degree of Bachelor of Science in Computer Science and Information Technology (B.Sc. CSIT) Awarded by Tribhuvan University </w:t>
      </w:r>
    </w:p>
    <w:p w14:paraId="76D95D0A" w14:textId="77777777" w:rsidR="00C52A65" w:rsidRPr="00C52A65" w:rsidRDefault="00C52A65" w:rsidP="00C52A65">
      <w:pPr>
        <w:spacing w:after="115" w:line="259" w:lineRule="auto"/>
        <w:ind w:left="180" w:firstLine="0"/>
        <w:jc w:val="center"/>
        <w:rPr>
          <w:kern w:val="2"/>
          <w:lang w:bidi="ar-SA"/>
          <w14:ligatures w14:val="standardContextual"/>
        </w:rPr>
      </w:pPr>
      <w:r w:rsidRPr="00C52A65">
        <w:rPr>
          <w:b/>
          <w:i/>
          <w:kern w:val="2"/>
          <w:sz w:val="28"/>
          <w:lang w:bidi="ar-SA"/>
          <w14:ligatures w14:val="standardContextual"/>
        </w:rPr>
        <w:t xml:space="preserve"> </w:t>
      </w:r>
    </w:p>
    <w:p w14:paraId="0BD33C07" w14:textId="77777777" w:rsidR="00C52A65" w:rsidRPr="00C52A65" w:rsidRDefault="00C52A65" w:rsidP="00C52A65">
      <w:pPr>
        <w:spacing w:after="110" w:line="259" w:lineRule="auto"/>
        <w:ind w:left="180" w:firstLine="0"/>
        <w:jc w:val="center"/>
        <w:rPr>
          <w:kern w:val="2"/>
          <w:lang w:bidi="ar-SA"/>
          <w14:ligatures w14:val="standardContextual"/>
        </w:rPr>
      </w:pPr>
      <w:r w:rsidRPr="00C52A65">
        <w:rPr>
          <w:b/>
          <w:i/>
          <w:kern w:val="2"/>
          <w:sz w:val="28"/>
          <w:lang w:bidi="ar-SA"/>
          <w14:ligatures w14:val="standardContextual"/>
        </w:rPr>
        <w:t xml:space="preserve"> </w:t>
      </w:r>
    </w:p>
    <w:p w14:paraId="41B28187" w14:textId="77777777" w:rsidR="00C52A65" w:rsidRPr="00C52A65" w:rsidRDefault="00C52A65" w:rsidP="00C52A65">
      <w:pPr>
        <w:spacing w:after="110" w:line="259" w:lineRule="auto"/>
        <w:ind w:left="121" w:right="4"/>
        <w:jc w:val="center"/>
        <w:rPr>
          <w:kern w:val="2"/>
          <w:lang w:bidi="ar-SA"/>
          <w14:ligatures w14:val="standardContextual"/>
        </w:rPr>
      </w:pPr>
      <w:r w:rsidRPr="00C52A65">
        <w:rPr>
          <w:b/>
          <w:kern w:val="2"/>
          <w:sz w:val="28"/>
          <w:u w:val="single" w:color="000000"/>
          <w:lang w:bidi="ar-SA"/>
          <w14:ligatures w14:val="standardContextual"/>
        </w:rPr>
        <w:t>Submitted by:</w:t>
      </w:r>
      <w:r w:rsidRPr="00C52A65">
        <w:rPr>
          <w:b/>
          <w:kern w:val="2"/>
          <w:sz w:val="28"/>
          <w:lang w:bidi="ar-SA"/>
          <w14:ligatures w14:val="standardContextual"/>
        </w:rPr>
        <w:t xml:space="preserve"> </w:t>
      </w:r>
    </w:p>
    <w:p w14:paraId="781FFF97" w14:textId="34E8A2F4" w:rsidR="00C52A65" w:rsidRPr="00C52A65" w:rsidRDefault="00EA38A4" w:rsidP="00C52A65">
      <w:pPr>
        <w:spacing w:after="80" w:line="259" w:lineRule="auto"/>
        <w:ind w:left="1736" w:right="1618"/>
        <w:jc w:val="center"/>
        <w:rPr>
          <w:kern w:val="2"/>
          <w:lang w:bidi="ar-SA"/>
          <w14:ligatures w14:val="standardContextual"/>
        </w:rPr>
      </w:pPr>
      <w:r>
        <w:rPr>
          <w:kern w:val="2"/>
          <w:sz w:val="28"/>
          <w:lang w:bidi="ar-SA"/>
          <w14:ligatures w14:val="standardContextual"/>
        </w:rPr>
        <w:t>Nirdosh Poudel</w:t>
      </w:r>
      <w:r w:rsidR="00C52A65" w:rsidRPr="00C52A65">
        <w:rPr>
          <w:kern w:val="2"/>
          <w:sz w:val="28"/>
          <w:lang w:bidi="ar-SA"/>
          <w14:ligatures w14:val="standardContextual"/>
        </w:rPr>
        <w:t xml:space="preserve"> (3</w:t>
      </w:r>
      <w:r>
        <w:rPr>
          <w:kern w:val="2"/>
          <w:sz w:val="28"/>
          <w:lang w:bidi="ar-SA"/>
          <w14:ligatures w14:val="standardContextual"/>
        </w:rPr>
        <w:t>0</w:t>
      </w:r>
      <w:r w:rsidR="00C52A65" w:rsidRPr="00C52A65">
        <w:rPr>
          <w:kern w:val="2"/>
          <w:sz w:val="28"/>
          <w:lang w:bidi="ar-SA"/>
          <w14:ligatures w14:val="standardContextual"/>
        </w:rPr>
        <w:t>0</w:t>
      </w:r>
      <w:r>
        <w:rPr>
          <w:kern w:val="2"/>
          <w:sz w:val="28"/>
          <w:lang w:bidi="ar-SA"/>
          <w14:ligatures w14:val="standardContextual"/>
        </w:rPr>
        <w:t>99</w:t>
      </w:r>
      <w:r w:rsidR="00C52A65" w:rsidRPr="00C52A65">
        <w:rPr>
          <w:kern w:val="2"/>
          <w:sz w:val="28"/>
          <w:lang w:bidi="ar-SA"/>
          <w14:ligatures w14:val="standardContextual"/>
        </w:rPr>
        <w:t xml:space="preserve">/078) </w:t>
      </w:r>
    </w:p>
    <w:p w14:paraId="7E9D451A" w14:textId="77777777" w:rsidR="00C52A65" w:rsidRPr="00C52A65" w:rsidRDefault="00C52A65" w:rsidP="00C52A65">
      <w:pPr>
        <w:spacing w:after="110" w:line="259" w:lineRule="auto"/>
        <w:ind w:left="170" w:firstLine="0"/>
        <w:jc w:val="center"/>
        <w:rPr>
          <w:kern w:val="2"/>
          <w:lang w:bidi="ar-SA"/>
          <w14:ligatures w14:val="standardContextual"/>
        </w:rPr>
      </w:pPr>
      <w:r w:rsidRPr="00C52A65">
        <w:rPr>
          <w:b/>
          <w:kern w:val="2"/>
          <w:lang w:bidi="ar-SA"/>
          <w14:ligatures w14:val="standardContextual"/>
        </w:rPr>
        <w:t xml:space="preserve"> </w:t>
      </w:r>
    </w:p>
    <w:p w14:paraId="72710362" w14:textId="77777777" w:rsidR="00C52A65" w:rsidRPr="00C52A65" w:rsidRDefault="00C52A65" w:rsidP="00C52A65">
      <w:pPr>
        <w:spacing w:after="140" w:line="259" w:lineRule="auto"/>
        <w:ind w:left="0" w:firstLine="0"/>
        <w:jc w:val="left"/>
        <w:rPr>
          <w:kern w:val="2"/>
          <w:lang w:bidi="ar-SA"/>
          <w14:ligatures w14:val="standardContextual"/>
        </w:rPr>
      </w:pPr>
      <w:r w:rsidRPr="00C52A65">
        <w:rPr>
          <w:b/>
          <w:kern w:val="2"/>
          <w:lang w:bidi="ar-SA"/>
          <w14:ligatures w14:val="standardContextual"/>
        </w:rPr>
        <w:t xml:space="preserve"> </w:t>
      </w:r>
    </w:p>
    <w:p w14:paraId="749BBA10" w14:textId="77777777" w:rsidR="00C52A65" w:rsidRPr="00C52A65" w:rsidRDefault="00C52A65" w:rsidP="00C52A65">
      <w:pPr>
        <w:spacing w:after="110" w:line="259" w:lineRule="auto"/>
        <w:ind w:left="121"/>
        <w:jc w:val="center"/>
        <w:rPr>
          <w:kern w:val="2"/>
          <w:lang w:bidi="ar-SA"/>
          <w14:ligatures w14:val="standardContextual"/>
        </w:rPr>
      </w:pPr>
      <w:r w:rsidRPr="00C52A65">
        <w:rPr>
          <w:b/>
          <w:kern w:val="2"/>
          <w:sz w:val="28"/>
          <w:u w:val="single" w:color="000000"/>
          <w:lang w:bidi="ar-SA"/>
          <w14:ligatures w14:val="standardContextual"/>
        </w:rPr>
        <w:t>Submitted to:</w:t>
      </w:r>
      <w:r w:rsidRPr="00C52A65">
        <w:rPr>
          <w:b/>
          <w:kern w:val="2"/>
          <w:sz w:val="28"/>
          <w:lang w:bidi="ar-SA"/>
          <w14:ligatures w14:val="standardContextual"/>
        </w:rPr>
        <w:t xml:space="preserve"> </w:t>
      </w:r>
    </w:p>
    <w:p w14:paraId="153DF492" w14:textId="77777777" w:rsidR="00C52A65" w:rsidRPr="00C52A65" w:rsidRDefault="00C52A65" w:rsidP="00C52A65">
      <w:pPr>
        <w:spacing w:after="5" w:line="340" w:lineRule="auto"/>
        <w:ind w:left="1736" w:right="1551"/>
        <w:jc w:val="center"/>
        <w:rPr>
          <w:kern w:val="2"/>
          <w:lang w:bidi="ar-SA"/>
          <w14:ligatures w14:val="standardContextual"/>
        </w:rPr>
      </w:pPr>
      <w:r w:rsidRPr="00C52A65">
        <w:rPr>
          <w:kern w:val="2"/>
          <w:sz w:val="28"/>
          <w:lang w:bidi="ar-SA"/>
          <w14:ligatures w14:val="standardContextual"/>
        </w:rPr>
        <w:t>Institute of Science and Technology</w:t>
      </w:r>
      <w:r w:rsidRPr="00C52A65">
        <w:rPr>
          <w:b/>
          <w:kern w:val="2"/>
          <w:sz w:val="28"/>
          <w:lang w:bidi="ar-SA"/>
          <w14:ligatures w14:val="standardContextual"/>
        </w:rPr>
        <w:t xml:space="preserve"> </w:t>
      </w:r>
      <w:r w:rsidRPr="00C52A65">
        <w:rPr>
          <w:kern w:val="2"/>
          <w:sz w:val="28"/>
          <w:lang w:bidi="ar-SA"/>
          <w14:ligatures w14:val="standardContextual"/>
        </w:rPr>
        <w:t xml:space="preserve">Tribhuvan University </w:t>
      </w:r>
    </w:p>
    <w:p w14:paraId="04DC4927" w14:textId="77777777" w:rsidR="00C52A65" w:rsidRPr="00C52A65" w:rsidRDefault="00C52A65" w:rsidP="00C52A65">
      <w:pPr>
        <w:spacing w:after="110" w:line="259" w:lineRule="auto"/>
        <w:ind w:left="180" w:firstLine="0"/>
        <w:jc w:val="center"/>
        <w:rPr>
          <w:kern w:val="2"/>
          <w:lang w:bidi="ar-SA"/>
          <w14:ligatures w14:val="standardContextual"/>
        </w:rPr>
      </w:pPr>
      <w:r w:rsidRPr="00C52A65">
        <w:rPr>
          <w:b/>
          <w:kern w:val="2"/>
          <w:sz w:val="28"/>
          <w:lang w:bidi="ar-SA"/>
          <w14:ligatures w14:val="standardContextual"/>
        </w:rPr>
        <w:t xml:space="preserve"> </w:t>
      </w:r>
    </w:p>
    <w:p w14:paraId="11EF14EB" w14:textId="77777777" w:rsidR="00C52A65" w:rsidRPr="00C52A65" w:rsidRDefault="00C52A65" w:rsidP="00C52A65">
      <w:pPr>
        <w:spacing w:after="110" w:line="259" w:lineRule="auto"/>
        <w:ind w:left="180" w:firstLine="0"/>
        <w:jc w:val="center"/>
        <w:rPr>
          <w:kern w:val="2"/>
          <w:lang w:bidi="ar-SA"/>
          <w14:ligatures w14:val="standardContextual"/>
        </w:rPr>
      </w:pPr>
      <w:r w:rsidRPr="00C52A65">
        <w:rPr>
          <w:b/>
          <w:kern w:val="2"/>
          <w:sz w:val="28"/>
          <w:lang w:bidi="ar-SA"/>
          <w14:ligatures w14:val="standardContextual"/>
        </w:rPr>
        <w:t xml:space="preserve"> </w:t>
      </w:r>
    </w:p>
    <w:p w14:paraId="1C02343F" w14:textId="77777777" w:rsidR="00C52A65" w:rsidRPr="00C52A65" w:rsidRDefault="00C52A65" w:rsidP="00C52A65">
      <w:pPr>
        <w:spacing w:after="20" w:line="259" w:lineRule="auto"/>
        <w:ind w:left="-5"/>
        <w:jc w:val="left"/>
        <w:rPr>
          <w:kern w:val="2"/>
          <w:lang w:bidi="ar-SA"/>
          <w14:ligatures w14:val="standardContextual"/>
        </w:rPr>
      </w:pPr>
      <w:r w:rsidRPr="00C52A65">
        <w:rPr>
          <w:kern w:val="2"/>
          <w:sz w:val="28"/>
          <w:lang w:bidi="ar-SA"/>
          <w14:ligatures w14:val="standardContextual"/>
        </w:rPr>
        <w:t xml:space="preserve">                   DEPARTMENT OF COMPUTER SCIENCE AND </w:t>
      </w:r>
    </w:p>
    <w:p w14:paraId="1B9B0332" w14:textId="77777777" w:rsidR="00C52A65" w:rsidRPr="00C52A65" w:rsidRDefault="00C52A65" w:rsidP="00C52A65">
      <w:pPr>
        <w:spacing w:after="107" w:line="259" w:lineRule="auto"/>
        <w:ind w:left="-5"/>
        <w:jc w:val="left"/>
        <w:rPr>
          <w:kern w:val="2"/>
          <w:lang w:bidi="ar-SA"/>
          <w14:ligatures w14:val="standardContextual"/>
        </w:rPr>
      </w:pPr>
      <w:r w:rsidRPr="00C52A65">
        <w:rPr>
          <w:kern w:val="2"/>
          <w:sz w:val="28"/>
          <w:lang w:bidi="ar-SA"/>
          <w14:ligatures w14:val="standardContextual"/>
        </w:rPr>
        <w:t xml:space="preserve">                   INFORMATION TECHNOLOGY  </w:t>
      </w:r>
    </w:p>
    <w:p w14:paraId="24D65262" w14:textId="77777777" w:rsidR="00C52A65" w:rsidRPr="00C52A65" w:rsidRDefault="00C52A65" w:rsidP="00C52A65">
      <w:pPr>
        <w:spacing w:after="29" w:line="259" w:lineRule="auto"/>
        <w:ind w:left="-5"/>
        <w:jc w:val="left"/>
        <w:rPr>
          <w:kern w:val="2"/>
          <w:lang w:bidi="ar-SA"/>
          <w14:ligatures w14:val="standardContextual"/>
        </w:rPr>
      </w:pPr>
      <w:r w:rsidRPr="00C52A65">
        <w:rPr>
          <w:b/>
          <w:kern w:val="2"/>
          <w:sz w:val="28"/>
          <w:lang w:bidi="ar-SA"/>
          <w14:ligatures w14:val="standardContextual"/>
        </w:rPr>
        <w:t xml:space="preserve">                   </w:t>
      </w:r>
      <w:r w:rsidRPr="00C52A65">
        <w:rPr>
          <w:b/>
          <w:kern w:val="2"/>
          <w:sz w:val="36"/>
          <w:lang w:bidi="ar-SA"/>
          <w14:ligatures w14:val="standardContextual"/>
        </w:rPr>
        <w:t xml:space="preserve">Mount Annapurna Campus </w:t>
      </w:r>
    </w:p>
    <w:p w14:paraId="4D233C70" w14:textId="77777777" w:rsidR="00C52A65" w:rsidRPr="00C52A65" w:rsidRDefault="00C52A65" w:rsidP="00C52A65">
      <w:pPr>
        <w:spacing w:after="124" w:line="259" w:lineRule="auto"/>
        <w:ind w:left="-5"/>
        <w:jc w:val="left"/>
        <w:rPr>
          <w:kern w:val="2"/>
          <w:lang w:bidi="ar-SA"/>
          <w14:ligatures w14:val="standardContextual"/>
        </w:rPr>
      </w:pPr>
      <w:r w:rsidRPr="00C52A65">
        <w:rPr>
          <w:rFonts w:ascii="Calibri" w:eastAsia="Calibri" w:hAnsi="Calibri" w:cs="Calibri"/>
          <w:noProof/>
          <w:kern w:val="2"/>
          <w:sz w:val="22"/>
          <w:lang w:bidi="ar-SA"/>
          <w14:ligatures w14:val="standardContextual"/>
        </w:rPr>
        <mc:AlternateContent>
          <mc:Choice Requires="wpg">
            <w:drawing>
              <wp:anchor distT="0" distB="0" distL="114300" distR="114300" simplePos="0" relativeHeight="251659264" behindDoc="1" locked="0" layoutInCell="1" allowOverlap="1" wp14:anchorId="5138DA11" wp14:editId="0D129120">
                <wp:simplePos x="0" y="0"/>
                <wp:positionH relativeFrom="column">
                  <wp:posOffset>-381634</wp:posOffset>
                </wp:positionH>
                <wp:positionV relativeFrom="paragraph">
                  <wp:posOffset>-879596</wp:posOffset>
                </wp:positionV>
                <wp:extent cx="5784215" cy="1129665"/>
                <wp:effectExtent l="0" t="0" r="0" b="0"/>
                <wp:wrapNone/>
                <wp:docPr id="7791" name="Group 7791"/>
                <wp:cNvGraphicFramePr/>
                <a:graphic xmlns:a="http://schemas.openxmlformats.org/drawingml/2006/main">
                  <a:graphicData uri="http://schemas.microsoft.com/office/word/2010/wordprocessingGroup">
                    <wpg:wgp>
                      <wpg:cNvGrpSpPr/>
                      <wpg:grpSpPr>
                        <a:xfrm>
                          <a:off x="0" y="0"/>
                          <a:ext cx="5784215" cy="1129665"/>
                          <a:chOff x="0" y="0"/>
                          <a:chExt cx="5784215" cy="1129665"/>
                        </a:xfrm>
                      </wpg:grpSpPr>
                      <pic:pic xmlns:pic="http://schemas.openxmlformats.org/drawingml/2006/picture">
                        <pic:nvPicPr>
                          <pic:cNvPr id="9232" name="Picture 9232"/>
                          <pic:cNvPicPr/>
                        </pic:nvPicPr>
                        <pic:blipFill>
                          <a:blip r:embed="rId10"/>
                          <a:stretch>
                            <a:fillRect/>
                          </a:stretch>
                        </pic:blipFill>
                        <pic:spPr>
                          <a:xfrm>
                            <a:off x="91440" y="11938"/>
                            <a:ext cx="850392" cy="1021080"/>
                          </a:xfrm>
                          <a:prstGeom prst="rect">
                            <a:avLst/>
                          </a:prstGeom>
                        </pic:spPr>
                      </pic:pic>
                      <wps:wsp>
                        <wps:cNvPr id="93" name="Shape 93"/>
                        <wps:cNvSpPr/>
                        <wps:spPr>
                          <a:xfrm>
                            <a:off x="1122680" y="1129665"/>
                            <a:ext cx="4661535" cy="0"/>
                          </a:xfrm>
                          <a:custGeom>
                            <a:avLst/>
                            <a:gdLst/>
                            <a:ahLst/>
                            <a:cxnLst/>
                            <a:rect l="0" t="0" r="0" b="0"/>
                            <a:pathLst>
                              <a:path w="4661535">
                                <a:moveTo>
                                  <a:pt x="0" y="0"/>
                                </a:moveTo>
                                <a:lnTo>
                                  <a:pt x="4661535" y="0"/>
                                </a:lnTo>
                              </a:path>
                            </a:pathLst>
                          </a:custGeom>
                          <a:noFill/>
                          <a:ln w="25400" cap="flat" cmpd="sng" algn="ctr">
                            <a:solidFill>
                              <a:srgbClr val="000000"/>
                            </a:solidFill>
                            <a:prstDash val="solid"/>
                            <a:round/>
                          </a:ln>
                          <a:effectLst/>
                        </wps:spPr>
                        <wps:bodyPr/>
                      </wps:wsp>
                    </wpg:wgp>
                  </a:graphicData>
                </a:graphic>
              </wp:anchor>
            </w:drawing>
          </mc:Choice>
          <mc:Fallback>
            <w:pict>
              <v:group w14:anchorId="256E9700" id="Group 7791" o:spid="_x0000_s1026" style="position:absolute;margin-left:-30.05pt;margin-top:-69.25pt;width:455.45pt;height:88.95pt;z-index:-251657216" coordsize="57842,11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32" o:spid="_x0000_s1027" type="#_x0000_t75" style="position:absolute;left:914;top:119;width:8504;height:10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">
                  <v:imagedata r:id="rId11" o:title=""/>
                </v:shape>
                <v:shape id="Shape 93" o:spid="_x0000_s1028" style="position:absolute;left:11226;top:11296;width:46616;height:0;visibility:visible;mso-wrap-style:square;v-text-anchor:top" coordsize="4661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" path="m,l4661535,e" filled="f" strokeweight="2pt">
                  <v:path arrowok="t" textboxrect="0,0,4661535,0"/>
                </v:shape>
              </v:group>
            </w:pict>
          </mc:Fallback>
        </mc:AlternateContent>
      </w:r>
      <w:r w:rsidRPr="00C52A65">
        <w:rPr>
          <w:b/>
          <w:kern w:val="2"/>
          <w:sz w:val="36"/>
          <w:lang w:bidi="ar-SA"/>
          <w14:ligatures w14:val="standardContextual"/>
        </w:rPr>
        <w:t xml:space="preserve">               Pokhara-5, </w:t>
      </w:r>
      <w:proofErr w:type="spellStart"/>
      <w:r w:rsidRPr="00C52A65">
        <w:rPr>
          <w:b/>
          <w:kern w:val="2"/>
          <w:sz w:val="36"/>
          <w:lang w:bidi="ar-SA"/>
          <w14:ligatures w14:val="standardContextual"/>
        </w:rPr>
        <w:t>Parshyang</w:t>
      </w:r>
      <w:proofErr w:type="spellEnd"/>
      <w:r w:rsidRPr="00C52A65">
        <w:rPr>
          <w:b/>
          <w:kern w:val="2"/>
          <w:sz w:val="36"/>
          <w:lang w:bidi="ar-SA"/>
          <w14:ligatures w14:val="standardContextual"/>
        </w:rPr>
        <w:t xml:space="preserve">                         </w:t>
      </w:r>
    </w:p>
    <w:p w14:paraId="5BD26F6D" w14:textId="77777777" w:rsidR="00C52A65" w:rsidRPr="00C52A65" w:rsidRDefault="00C52A65" w:rsidP="00C52A65">
      <w:pPr>
        <w:tabs>
          <w:tab w:val="center" w:pos="720"/>
          <w:tab w:val="center" w:pos="1441"/>
          <w:tab w:val="center" w:pos="2161"/>
          <w:tab w:val="center" w:pos="2881"/>
          <w:tab w:val="center" w:pos="3602"/>
          <w:tab w:val="center" w:pos="4322"/>
          <w:tab w:val="center" w:pos="5042"/>
          <w:tab w:val="center" w:pos="5762"/>
          <w:tab w:val="right" w:pos="8563"/>
        </w:tabs>
        <w:spacing w:after="122" w:line="259" w:lineRule="auto"/>
        <w:ind w:left="0" w:firstLine="0"/>
        <w:jc w:val="left"/>
        <w:rPr>
          <w:kern w:val="2"/>
          <w:lang w:bidi="ar-SA"/>
          <w14:ligatures w14:val="standardContextual"/>
        </w:rPr>
      </w:pPr>
      <w:r w:rsidRPr="00C52A65">
        <w:rPr>
          <w:kern w:val="2"/>
          <w:sz w:val="36"/>
          <w:lang w:bidi="ar-SA"/>
          <w14:ligatures w14:val="standardContextual"/>
        </w:rPr>
        <w:t xml:space="preserve">     </w:t>
      </w:r>
      <w:r w:rsidRPr="00C52A65">
        <w:rPr>
          <w:kern w:val="2"/>
          <w:sz w:val="36"/>
          <w:lang w:bidi="ar-SA"/>
          <w14:ligatures w14:val="standardContextual"/>
        </w:rPr>
        <w:tab/>
        <w:t xml:space="preserve"> </w:t>
      </w:r>
      <w:r w:rsidRPr="00C52A65">
        <w:rPr>
          <w:kern w:val="2"/>
          <w:sz w:val="36"/>
          <w:lang w:bidi="ar-SA"/>
          <w14:ligatures w14:val="standardContextual"/>
        </w:rPr>
        <w:tab/>
        <w:t xml:space="preserve"> </w:t>
      </w:r>
      <w:r w:rsidRPr="00C52A65">
        <w:rPr>
          <w:kern w:val="2"/>
          <w:sz w:val="36"/>
          <w:lang w:bidi="ar-SA"/>
          <w14:ligatures w14:val="standardContextual"/>
        </w:rPr>
        <w:tab/>
        <w:t xml:space="preserve"> </w:t>
      </w:r>
      <w:r w:rsidRPr="00C52A65">
        <w:rPr>
          <w:kern w:val="2"/>
          <w:sz w:val="36"/>
          <w:lang w:bidi="ar-SA"/>
          <w14:ligatures w14:val="standardContextual"/>
        </w:rPr>
        <w:tab/>
        <w:t xml:space="preserve"> </w:t>
      </w:r>
      <w:r w:rsidRPr="00C52A65">
        <w:rPr>
          <w:kern w:val="2"/>
          <w:sz w:val="36"/>
          <w:lang w:bidi="ar-SA"/>
          <w14:ligatures w14:val="standardContextual"/>
        </w:rPr>
        <w:tab/>
        <w:t xml:space="preserve"> </w:t>
      </w:r>
      <w:r w:rsidRPr="00C52A65">
        <w:rPr>
          <w:kern w:val="2"/>
          <w:sz w:val="36"/>
          <w:lang w:bidi="ar-SA"/>
          <w14:ligatures w14:val="standardContextual"/>
        </w:rPr>
        <w:tab/>
        <w:t xml:space="preserve"> </w:t>
      </w:r>
      <w:r w:rsidRPr="00C52A65">
        <w:rPr>
          <w:kern w:val="2"/>
          <w:sz w:val="36"/>
          <w:lang w:bidi="ar-SA"/>
          <w14:ligatures w14:val="standardContextual"/>
        </w:rPr>
        <w:tab/>
        <w:t xml:space="preserve"> </w:t>
      </w:r>
      <w:r w:rsidRPr="00C52A65">
        <w:rPr>
          <w:kern w:val="2"/>
          <w:sz w:val="36"/>
          <w:lang w:bidi="ar-SA"/>
          <w14:ligatures w14:val="standardContextual"/>
        </w:rPr>
        <w:tab/>
        <w:t xml:space="preserve"> </w:t>
      </w:r>
      <w:r w:rsidRPr="00C52A65">
        <w:rPr>
          <w:kern w:val="2"/>
          <w:sz w:val="36"/>
          <w:lang w:bidi="ar-SA"/>
          <w14:ligatures w14:val="standardContextual"/>
        </w:rPr>
        <w:tab/>
        <w:t xml:space="preserve">  </w:t>
      </w:r>
      <w:r w:rsidRPr="00C52A65">
        <w:rPr>
          <w:b/>
          <w:kern w:val="2"/>
          <w:sz w:val="28"/>
          <w:lang w:bidi="ar-SA"/>
          <w14:ligatures w14:val="standardContextual"/>
        </w:rPr>
        <w:t>November,2025</w:t>
      </w:r>
    </w:p>
    <w:sdt>
      <w:sdtPr>
        <w:id w:val="-297534004"/>
        <w:docPartObj>
          <w:docPartGallery w:val="Table of Contents"/>
        </w:docPartObj>
      </w:sdtPr>
      <w:sdtContent>
        <w:p w14:paraId="3309812A" w14:textId="77777777" w:rsidR="00B97B53" w:rsidRDefault="00B97B53" w:rsidP="00B97B53">
          <w:pPr>
            <w:spacing w:after="105" w:line="259" w:lineRule="auto"/>
            <w:ind w:left="19"/>
            <w:jc w:val="center"/>
          </w:pPr>
        </w:p>
        <w:p w14:paraId="0EACF690" w14:textId="77777777" w:rsidR="00B97B53" w:rsidRDefault="00B97B53" w:rsidP="00B97B53">
          <w:pPr>
            <w:spacing w:after="105" w:line="259" w:lineRule="auto"/>
            <w:ind w:left="19"/>
            <w:jc w:val="center"/>
          </w:pPr>
        </w:p>
        <w:p w14:paraId="1C7B9EAC" w14:textId="77777777" w:rsidR="00B97B53" w:rsidRPr="00B97B53" w:rsidRDefault="00B97B53" w:rsidP="009D43E8">
          <w:pPr>
            <w:pStyle w:val="Heading3"/>
            <w:numPr>
              <w:ilvl w:val="0"/>
              <w:numId w:val="0"/>
            </w:numPr>
            <w:spacing w:line="360" w:lineRule="auto"/>
            <w:jc w:val="center"/>
            <w:rPr>
              <w:sz w:val="36"/>
              <w:szCs w:val="36"/>
            </w:rPr>
          </w:pPr>
          <w:r w:rsidRPr="00B97B53">
            <w:rPr>
              <w:sz w:val="36"/>
              <w:szCs w:val="36"/>
            </w:rPr>
            <w:lastRenderedPageBreak/>
            <w:t>TABLE OF CONTENTS</w:t>
          </w:r>
        </w:p>
        <w:p w14:paraId="4D82F457" w14:textId="45C02EF7" w:rsidR="00B97B53" w:rsidRPr="00B97B53" w:rsidRDefault="00B97B53" w:rsidP="00B97B53">
          <w:pPr>
            <w:pStyle w:val="TOC1"/>
            <w:tabs>
              <w:tab w:val="right" w:leader="dot" w:pos="8663"/>
            </w:tabs>
            <w:spacing w:line="360" w:lineRule="auto"/>
            <w:rPr>
              <w:rFonts w:ascii="Times New Roman" w:hAnsi="Times New Roman" w:cs="Times New Roman"/>
              <w:b w:val="0"/>
              <w:i w:val="0"/>
              <w:iCs w:val="0"/>
              <w:sz w:val="28"/>
              <w:szCs w:val="28"/>
            </w:rPr>
          </w:pPr>
          <w:r w:rsidRPr="00B97B53">
            <w:rPr>
              <w:rFonts w:ascii="Times New Roman" w:hAnsi="Times New Roman" w:cs="Times New Roman"/>
              <w:b w:val="0"/>
              <w:i w:val="0"/>
              <w:iCs w:val="0"/>
              <w:sz w:val="28"/>
              <w:szCs w:val="28"/>
            </w:rPr>
            <w:fldChar w:fldCharType="begin"/>
          </w:r>
          <w:r w:rsidRPr="00B97B53">
            <w:rPr>
              <w:rFonts w:ascii="Times New Roman" w:hAnsi="Times New Roman" w:cs="Times New Roman"/>
              <w:b w:val="0"/>
              <w:i w:val="0"/>
              <w:iCs w:val="0"/>
              <w:sz w:val="28"/>
              <w:szCs w:val="28"/>
            </w:rPr>
            <w:instrText xml:space="preserve"> TOC \o "1-3" \h \z \u </w:instrText>
          </w:r>
          <w:r w:rsidRPr="00B97B53">
            <w:rPr>
              <w:rFonts w:ascii="Times New Roman" w:hAnsi="Times New Roman" w:cs="Times New Roman"/>
              <w:b w:val="0"/>
              <w:i w:val="0"/>
              <w:iCs w:val="0"/>
              <w:sz w:val="28"/>
              <w:szCs w:val="28"/>
            </w:rPr>
            <w:fldChar w:fldCharType="separate"/>
          </w:r>
          <w:hyperlink w:anchor="_Toc9519">
            <w:r w:rsidRPr="00B97B53">
              <w:rPr>
                <w:rFonts w:ascii="Times New Roman" w:hAnsi="Times New Roman" w:cs="Times New Roman"/>
                <w:b w:val="0"/>
                <w:i w:val="0"/>
                <w:iCs w:val="0"/>
                <w:sz w:val="28"/>
                <w:szCs w:val="28"/>
              </w:rPr>
              <w:t>LIST OF FIGURES</w:t>
            </w:r>
            <w:r w:rsidRPr="00B97B53">
              <w:rPr>
                <w:rFonts w:ascii="Times New Roman" w:hAnsi="Times New Roman" w:cs="Times New Roman"/>
                <w:b w:val="0"/>
                <w:i w:val="0"/>
                <w:iCs w:val="0"/>
                <w:sz w:val="28"/>
                <w:szCs w:val="28"/>
              </w:rPr>
              <w:tab/>
            </w:r>
            <w:r w:rsidRPr="00B97B53">
              <w:rPr>
                <w:rFonts w:ascii="Times New Roman" w:hAnsi="Times New Roman" w:cs="Times New Roman"/>
                <w:b w:val="0"/>
                <w:i w:val="0"/>
                <w:iCs w:val="0"/>
                <w:sz w:val="28"/>
                <w:szCs w:val="28"/>
              </w:rPr>
              <w:fldChar w:fldCharType="begin"/>
            </w:r>
            <w:r w:rsidRPr="00B97B53">
              <w:rPr>
                <w:rFonts w:ascii="Times New Roman" w:hAnsi="Times New Roman" w:cs="Times New Roman"/>
                <w:b w:val="0"/>
                <w:i w:val="0"/>
                <w:iCs w:val="0"/>
                <w:sz w:val="28"/>
                <w:szCs w:val="28"/>
              </w:rPr>
              <w:instrText>PAGEREF _Toc9519 \h</w:instrText>
            </w:r>
            <w:r w:rsidRPr="00B97B53">
              <w:rPr>
                <w:rFonts w:ascii="Times New Roman" w:hAnsi="Times New Roman" w:cs="Times New Roman"/>
                <w:b w:val="0"/>
                <w:i w:val="0"/>
                <w:iCs w:val="0"/>
                <w:sz w:val="28"/>
                <w:szCs w:val="28"/>
              </w:rPr>
            </w:r>
            <w:r w:rsidRPr="00B97B53">
              <w:rPr>
                <w:rFonts w:ascii="Times New Roman" w:hAnsi="Times New Roman" w:cs="Times New Roman"/>
                <w:b w:val="0"/>
                <w:i w:val="0"/>
                <w:iCs w:val="0"/>
                <w:sz w:val="28"/>
                <w:szCs w:val="28"/>
              </w:rPr>
              <w:fldChar w:fldCharType="separate"/>
            </w:r>
            <w:r w:rsidR="00D8348E">
              <w:rPr>
                <w:rFonts w:ascii="Times New Roman" w:hAnsi="Times New Roman" w:cs="Times New Roman"/>
                <w:b w:val="0"/>
                <w:i w:val="0"/>
                <w:iCs w:val="0"/>
                <w:noProof/>
                <w:sz w:val="28"/>
                <w:szCs w:val="28"/>
              </w:rPr>
              <w:t>3</w:t>
            </w:r>
            <w:r w:rsidRPr="00B97B53">
              <w:rPr>
                <w:rFonts w:ascii="Times New Roman" w:hAnsi="Times New Roman" w:cs="Times New Roman"/>
                <w:b w:val="0"/>
                <w:i w:val="0"/>
                <w:iCs w:val="0"/>
                <w:sz w:val="28"/>
                <w:szCs w:val="28"/>
              </w:rPr>
              <w:fldChar w:fldCharType="end"/>
            </w:r>
          </w:hyperlink>
        </w:p>
        <w:p w14:paraId="33E48EDD" w14:textId="1FB06650" w:rsidR="00B97B53" w:rsidRPr="00B97B53" w:rsidRDefault="00B97B53" w:rsidP="00B97B53">
          <w:pPr>
            <w:pStyle w:val="TOC1"/>
            <w:tabs>
              <w:tab w:val="right" w:leader="dot" w:pos="8663"/>
            </w:tabs>
            <w:spacing w:line="360" w:lineRule="auto"/>
            <w:rPr>
              <w:rFonts w:ascii="Times New Roman" w:hAnsi="Times New Roman" w:cs="Times New Roman"/>
              <w:b w:val="0"/>
              <w:i w:val="0"/>
              <w:iCs w:val="0"/>
              <w:sz w:val="28"/>
              <w:szCs w:val="28"/>
            </w:rPr>
          </w:pPr>
          <w:hyperlink w:anchor="_Toc9520">
            <w:r w:rsidRPr="00B97B53">
              <w:rPr>
                <w:rFonts w:ascii="Times New Roman" w:hAnsi="Times New Roman" w:cs="Times New Roman"/>
                <w:b w:val="0"/>
                <w:i w:val="0"/>
                <w:iCs w:val="0"/>
                <w:sz w:val="28"/>
                <w:szCs w:val="28"/>
              </w:rPr>
              <w:t>LIST OF TABLES</w:t>
            </w:r>
            <w:r w:rsidRPr="00B97B53">
              <w:rPr>
                <w:rFonts w:ascii="Times New Roman" w:hAnsi="Times New Roman" w:cs="Times New Roman"/>
                <w:b w:val="0"/>
                <w:i w:val="0"/>
                <w:iCs w:val="0"/>
                <w:sz w:val="28"/>
                <w:szCs w:val="28"/>
              </w:rPr>
              <w:tab/>
            </w:r>
            <w:r w:rsidRPr="00B97B53">
              <w:rPr>
                <w:rFonts w:ascii="Times New Roman" w:hAnsi="Times New Roman" w:cs="Times New Roman"/>
                <w:b w:val="0"/>
                <w:i w:val="0"/>
                <w:iCs w:val="0"/>
                <w:sz w:val="28"/>
                <w:szCs w:val="28"/>
              </w:rPr>
              <w:fldChar w:fldCharType="begin"/>
            </w:r>
            <w:r w:rsidRPr="00B97B53">
              <w:rPr>
                <w:rFonts w:ascii="Times New Roman" w:hAnsi="Times New Roman" w:cs="Times New Roman"/>
                <w:b w:val="0"/>
                <w:i w:val="0"/>
                <w:iCs w:val="0"/>
                <w:sz w:val="28"/>
                <w:szCs w:val="28"/>
              </w:rPr>
              <w:instrText>PAGEREF _Toc9520 \h</w:instrText>
            </w:r>
            <w:r w:rsidRPr="00B97B53">
              <w:rPr>
                <w:rFonts w:ascii="Times New Roman" w:hAnsi="Times New Roman" w:cs="Times New Roman"/>
                <w:b w:val="0"/>
                <w:i w:val="0"/>
                <w:iCs w:val="0"/>
                <w:sz w:val="28"/>
                <w:szCs w:val="28"/>
              </w:rPr>
            </w:r>
            <w:r w:rsidRPr="00B97B53">
              <w:rPr>
                <w:rFonts w:ascii="Times New Roman" w:hAnsi="Times New Roman" w:cs="Times New Roman"/>
                <w:b w:val="0"/>
                <w:i w:val="0"/>
                <w:iCs w:val="0"/>
                <w:sz w:val="28"/>
                <w:szCs w:val="28"/>
              </w:rPr>
              <w:fldChar w:fldCharType="separate"/>
            </w:r>
            <w:r w:rsidR="00D8348E">
              <w:rPr>
                <w:rFonts w:ascii="Times New Roman" w:hAnsi="Times New Roman" w:cs="Times New Roman"/>
                <w:b w:val="0"/>
                <w:i w:val="0"/>
                <w:iCs w:val="0"/>
                <w:noProof/>
                <w:sz w:val="28"/>
                <w:szCs w:val="28"/>
              </w:rPr>
              <w:t>4</w:t>
            </w:r>
            <w:r w:rsidRPr="00B97B53">
              <w:rPr>
                <w:rFonts w:ascii="Times New Roman" w:hAnsi="Times New Roman" w:cs="Times New Roman"/>
                <w:b w:val="0"/>
                <w:i w:val="0"/>
                <w:iCs w:val="0"/>
                <w:sz w:val="28"/>
                <w:szCs w:val="28"/>
              </w:rPr>
              <w:fldChar w:fldCharType="end"/>
            </w:r>
          </w:hyperlink>
        </w:p>
        <w:p w14:paraId="62498548" w14:textId="2BD81229" w:rsidR="00B97B53" w:rsidRPr="00B97B53" w:rsidRDefault="00B97B53" w:rsidP="00B97B53">
          <w:pPr>
            <w:pStyle w:val="TOC1"/>
            <w:tabs>
              <w:tab w:val="right" w:leader="dot" w:pos="8663"/>
            </w:tabs>
            <w:spacing w:line="360" w:lineRule="auto"/>
            <w:rPr>
              <w:rFonts w:ascii="Times New Roman" w:hAnsi="Times New Roman" w:cs="Times New Roman"/>
              <w:b w:val="0"/>
              <w:i w:val="0"/>
              <w:iCs w:val="0"/>
              <w:sz w:val="28"/>
              <w:szCs w:val="28"/>
            </w:rPr>
          </w:pPr>
          <w:hyperlink w:anchor="_Toc9521">
            <w:r w:rsidRPr="00B97B53">
              <w:rPr>
                <w:rFonts w:ascii="Times New Roman" w:hAnsi="Times New Roman" w:cs="Times New Roman"/>
                <w:b w:val="0"/>
                <w:i w:val="0"/>
                <w:iCs w:val="0"/>
                <w:sz w:val="28"/>
                <w:szCs w:val="28"/>
              </w:rPr>
              <w:t>CHAPTER 1 : INTRODUCTION</w:t>
            </w:r>
            <w:r w:rsidRPr="00B97B53">
              <w:rPr>
                <w:rFonts w:ascii="Times New Roman" w:hAnsi="Times New Roman" w:cs="Times New Roman"/>
                <w:b w:val="0"/>
                <w:i w:val="0"/>
                <w:iCs w:val="0"/>
                <w:sz w:val="28"/>
                <w:szCs w:val="28"/>
              </w:rPr>
              <w:tab/>
            </w:r>
            <w:r w:rsidRPr="00B97B53">
              <w:rPr>
                <w:rFonts w:ascii="Times New Roman" w:hAnsi="Times New Roman" w:cs="Times New Roman"/>
                <w:b w:val="0"/>
                <w:i w:val="0"/>
                <w:iCs w:val="0"/>
                <w:sz w:val="28"/>
                <w:szCs w:val="28"/>
              </w:rPr>
              <w:fldChar w:fldCharType="begin"/>
            </w:r>
            <w:r w:rsidRPr="00B97B53">
              <w:rPr>
                <w:rFonts w:ascii="Times New Roman" w:hAnsi="Times New Roman" w:cs="Times New Roman"/>
                <w:b w:val="0"/>
                <w:i w:val="0"/>
                <w:iCs w:val="0"/>
                <w:sz w:val="28"/>
                <w:szCs w:val="28"/>
              </w:rPr>
              <w:instrText>PAGEREF _Toc9521 \h</w:instrText>
            </w:r>
            <w:r w:rsidRPr="00B97B53">
              <w:rPr>
                <w:rFonts w:ascii="Times New Roman" w:hAnsi="Times New Roman" w:cs="Times New Roman"/>
                <w:b w:val="0"/>
                <w:i w:val="0"/>
                <w:iCs w:val="0"/>
                <w:sz w:val="28"/>
                <w:szCs w:val="28"/>
              </w:rPr>
              <w:fldChar w:fldCharType="separate"/>
            </w:r>
            <w:r w:rsidR="00D8348E">
              <w:rPr>
                <w:rFonts w:ascii="Times New Roman" w:hAnsi="Times New Roman" w:cs="Times New Roman"/>
                <w:bCs w:val="0"/>
                <w:i w:val="0"/>
                <w:iCs w:val="0"/>
                <w:noProof/>
                <w:sz w:val="28"/>
                <w:szCs w:val="28"/>
              </w:rPr>
              <w:t>Error! Bookmark not defined.</w:t>
            </w:r>
            <w:r w:rsidRPr="00B97B53">
              <w:rPr>
                <w:rFonts w:ascii="Times New Roman" w:hAnsi="Times New Roman" w:cs="Times New Roman"/>
                <w:b w:val="0"/>
                <w:i w:val="0"/>
                <w:iCs w:val="0"/>
                <w:sz w:val="28"/>
                <w:szCs w:val="28"/>
              </w:rPr>
              <w:fldChar w:fldCharType="end"/>
            </w:r>
          </w:hyperlink>
        </w:p>
        <w:p w14:paraId="398B028F" w14:textId="1F270ED7"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22">
            <w:r w:rsidRPr="00B97B53">
              <w:rPr>
                <w:rFonts w:ascii="Times New Roman" w:hAnsi="Times New Roman" w:cs="Times New Roman"/>
                <w:b w:val="0"/>
                <w:sz w:val="28"/>
                <w:szCs w:val="28"/>
              </w:rPr>
              <w:t>1.1. Introduction to Internship</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_Toc9522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5</w:t>
            </w:r>
            <w:r w:rsidRPr="00B97B53">
              <w:rPr>
                <w:rFonts w:ascii="Times New Roman" w:hAnsi="Times New Roman" w:cs="Times New Roman"/>
                <w:b w:val="0"/>
                <w:sz w:val="28"/>
                <w:szCs w:val="28"/>
              </w:rPr>
              <w:fldChar w:fldCharType="end"/>
            </w:r>
          </w:hyperlink>
        </w:p>
        <w:p w14:paraId="24EDF4E7" w14:textId="61F4C732"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23">
            <w:r w:rsidRPr="00B97B53">
              <w:rPr>
                <w:rFonts w:ascii="Times New Roman" w:hAnsi="Times New Roman" w:cs="Times New Roman"/>
                <w:b w:val="0"/>
                <w:sz w:val="28"/>
                <w:szCs w:val="28"/>
              </w:rPr>
              <w:t>1.2. Introduction to Project</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_Toc9523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5</w:t>
            </w:r>
            <w:r w:rsidRPr="00B97B53">
              <w:rPr>
                <w:rFonts w:ascii="Times New Roman" w:hAnsi="Times New Roman" w:cs="Times New Roman"/>
                <w:b w:val="0"/>
                <w:sz w:val="28"/>
                <w:szCs w:val="28"/>
              </w:rPr>
              <w:fldChar w:fldCharType="end"/>
            </w:r>
          </w:hyperlink>
        </w:p>
        <w:p w14:paraId="57D90A4C" w14:textId="134B049F"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24">
            <w:r w:rsidRPr="00B97B53">
              <w:rPr>
                <w:rFonts w:ascii="Times New Roman" w:hAnsi="Times New Roman" w:cs="Times New Roman"/>
                <w:b w:val="0"/>
                <w:sz w:val="28"/>
                <w:szCs w:val="28"/>
              </w:rPr>
              <w:t>1.3. Problem Statement</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_Toc9524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6</w:t>
            </w:r>
            <w:r w:rsidRPr="00B97B53">
              <w:rPr>
                <w:rFonts w:ascii="Times New Roman" w:hAnsi="Times New Roman" w:cs="Times New Roman"/>
                <w:b w:val="0"/>
                <w:sz w:val="28"/>
                <w:szCs w:val="28"/>
              </w:rPr>
              <w:fldChar w:fldCharType="end"/>
            </w:r>
          </w:hyperlink>
        </w:p>
        <w:p w14:paraId="3C6CF148" w14:textId="65D4F520"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25">
            <w:r w:rsidRPr="00B97B53">
              <w:rPr>
                <w:rFonts w:ascii="Times New Roman" w:hAnsi="Times New Roman" w:cs="Times New Roman"/>
                <w:b w:val="0"/>
                <w:sz w:val="28"/>
                <w:szCs w:val="28"/>
              </w:rPr>
              <w:t>1.4. Objective of Internship</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_Toc9525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6</w:t>
            </w:r>
            <w:r w:rsidRPr="00B97B53">
              <w:rPr>
                <w:rFonts w:ascii="Times New Roman" w:hAnsi="Times New Roman" w:cs="Times New Roman"/>
                <w:b w:val="0"/>
                <w:sz w:val="28"/>
                <w:szCs w:val="28"/>
              </w:rPr>
              <w:fldChar w:fldCharType="end"/>
            </w:r>
          </w:hyperlink>
        </w:p>
        <w:p w14:paraId="3A7131AC" w14:textId="0A1D523F"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26">
            <w:r w:rsidRPr="00B97B53">
              <w:rPr>
                <w:rFonts w:ascii="Times New Roman" w:hAnsi="Times New Roman" w:cs="Times New Roman"/>
                <w:b w:val="0"/>
                <w:sz w:val="28"/>
                <w:szCs w:val="28"/>
              </w:rPr>
              <w:t>1.5. Objective of Project</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_Toc9526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6</w:t>
            </w:r>
            <w:r w:rsidRPr="00B97B53">
              <w:rPr>
                <w:rFonts w:ascii="Times New Roman" w:hAnsi="Times New Roman" w:cs="Times New Roman"/>
                <w:b w:val="0"/>
                <w:sz w:val="28"/>
                <w:szCs w:val="28"/>
              </w:rPr>
              <w:fldChar w:fldCharType="end"/>
            </w:r>
          </w:hyperlink>
        </w:p>
        <w:p w14:paraId="238B5726" w14:textId="01326A45" w:rsidR="00B97B53" w:rsidRPr="00B97B53" w:rsidRDefault="00B97B53" w:rsidP="00B97B53">
          <w:pPr>
            <w:pStyle w:val="TOC1"/>
            <w:tabs>
              <w:tab w:val="right" w:leader="dot" w:pos="8663"/>
            </w:tabs>
            <w:spacing w:line="360" w:lineRule="auto"/>
            <w:rPr>
              <w:rFonts w:ascii="Times New Roman" w:hAnsi="Times New Roman" w:cs="Times New Roman"/>
              <w:b w:val="0"/>
              <w:i w:val="0"/>
              <w:iCs w:val="0"/>
              <w:sz w:val="28"/>
              <w:szCs w:val="28"/>
            </w:rPr>
          </w:pPr>
          <w:hyperlink w:anchor="_Toc9527">
            <w:r w:rsidRPr="00B97B53">
              <w:rPr>
                <w:rFonts w:ascii="Times New Roman" w:hAnsi="Times New Roman" w:cs="Times New Roman"/>
                <w:b w:val="0"/>
                <w:i w:val="0"/>
                <w:iCs w:val="0"/>
                <w:sz w:val="28"/>
                <w:szCs w:val="28"/>
              </w:rPr>
              <w:t>CHAPTER 2 : INTERNSHIP DESCRIPTION</w:t>
            </w:r>
            <w:r w:rsidRPr="00B97B53">
              <w:rPr>
                <w:rFonts w:ascii="Times New Roman" w:hAnsi="Times New Roman" w:cs="Times New Roman"/>
                <w:b w:val="0"/>
                <w:i w:val="0"/>
                <w:iCs w:val="0"/>
                <w:sz w:val="28"/>
                <w:szCs w:val="28"/>
              </w:rPr>
              <w:tab/>
            </w:r>
            <w:r w:rsidRPr="00B97B53">
              <w:rPr>
                <w:rFonts w:ascii="Times New Roman" w:hAnsi="Times New Roman" w:cs="Times New Roman"/>
                <w:b w:val="0"/>
                <w:i w:val="0"/>
                <w:iCs w:val="0"/>
                <w:sz w:val="28"/>
                <w:szCs w:val="28"/>
              </w:rPr>
              <w:fldChar w:fldCharType="begin"/>
            </w:r>
            <w:r w:rsidRPr="00B97B53">
              <w:rPr>
                <w:rFonts w:ascii="Times New Roman" w:hAnsi="Times New Roman" w:cs="Times New Roman"/>
                <w:b w:val="0"/>
                <w:i w:val="0"/>
                <w:iCs w:val="0"/>
                <w:sz w:val="28"/>
                <w:szCs w:val="28"/>
              </w:rPr>
              <w:instrText>PAGEREF _Toc9527 \h</w:instrText>
            </w:r>
            <w:r w:rsidRPr="00B97B53">
              <w:rPr>
                <w:rFonts w:ascii="Times New Roman" w:hAnsi="Times New Roman" w:cs="Times New Roman"/>
                <w:b w:val="0"/>
                <w:i w:val="0"/>
                <w:iCs w:val="0"/>
                <w:sz w:val="28"/>
                <w:szCs w:val="28"/>
              </w:rPr>
            </w:r>
            <w:r w:rsidRPr="00B97B53">
              <w:rPr>
                <w:rFonts w:ascii="Times New Roman" w:hAnsi="Times New Roman" w:cs="Times New Roman"/>
                <w:b w:val="0"/>
                <w:i w:val="0"/>
                <w:iCs w:val="0"/>
                <w:sz w:val="28"/>
                <w:szCs w:val="28"/>
              </w:rPr>
              <w:fldChar w:fldCharType="separate"/>
            </w:r>
            <w:r w:rsidR="00D8348E">
              <w:rPr>
                <w:rFonts w:ascii="Times New Roman" w:hAnsi="Times New Roman" w:cs="Times New Roman"/>
                <w:b w:val="0"/>
                <w:i w:val="0"/>
                <w:iCs w:val="0"/>
                <w:noProof/>
                <w:sz w:val="28"/>
                <w:szCs w:val="28"/>
              </w:rPr>
              <w:t>7</w:t>
            </w:r>
            <w:r w:rsidRPr="00B97B53">
              <w:rPr>
                <w:rFonts w:ascii="Times New Roman" w:hAnsi="Times New Roman" w:cs="Times New Roman"/>
                <w:b w:val="0"/>
                <w:i w:val="0"/>
                <w:iCs w:val="0"/>
                <w:sz w:val="28"/>
                <w:szCs w:val="28"/>
              </w:rPr>
              <w:fldChar w:fldCharType="end"/>
            </w:r>
          </w:hyperlink>
        </w:p>
        <w:p w14:paraId="339B011B" w14:textId="1D01801A"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28">
            <w:r w:rsidRPr="00B97B53">
              <w:rPr>
                <w:rFonts w:ascii="Times New Roman" w:hAnsi="Times New Roman" w:cs="Times New Roman"/>
                <w:b w:val="0"/>
                <w:sz w:val="28"/>
                <w:szCs w:val="28"/>
              </w:rPr>
              <w:t>2.1. Organization Description</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_Toc9528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7</w:t>
            </w:r>
            <w:r w:rsidRPr="00B97B53">
              <w:rPr>
                <w:rFonts w:ascii="Times New Roman" w:hAnsi="Times New Roman" w:cs="Times New Roman"/>
                <w:b w:val="0"/>
                <w:sz w:val="28"/>
                <w:szCs w:val="28"/>
              </w:rPr>
              <w:fldChar w:fldCharType="end"/>
            </w:r>
          </w:hyperlink>
        </w:p>
        <w:p w14:paraId="5C863A67" w14:textId="4BBAA3B4"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29">
            <w:r w:rsidRPr="00B97B53">
              <w:rPr>
                <w:rFonts w:ascii="Times New Roman" w:hAnsi="Times New Roman" w:cs="Times New Roman"/>
                <w:b w:val="0"/>
                <w:sz w:val="28"/>
                <w:szCs w:val="28"/>
              </w:rPr>
              <w:t>2.2. Description of Internship Duration</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_Toc9529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8</w:t>
            </w:r>
            <w:r w:rsidRPr="00B97B53">
              <w:rPr>
                <w:rFonts w:ascii="Times New Roman" w:hAnsi="Times New Roman" w:cs="Times New Roman"/>
                <w:b w:val="0"/>
                <w:sz w:val="28"/>
                <w:szCs w:val="28"/>
              </w:rPr>
              <w:fldChar w:fldCharType="end"/>
            </w:r>
          </w:hyperlink>
        </w:p>
        <w:p w14:paraId="247B7A34" w14:textId="3CB80284"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30">
            <w:r w:rsidRPr="00B97B53">
              <w:rPr>
                <w:rFonts w:ascii="Times New Roman" w:hAnsi="Times New Roman" w:cs="Times New Roman"/>
                <w:b w:val="0"/>
                <w:sz w:val="28"/>
                <w:szCs w:val="28"/>
              </w:rPr>
              <w:t>2.3. Internship Plan</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_Toc9530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8</w:t>
            </w:r>
            <w:r w:rsidRPr="00B97B53">
              <w:rPr>
                <w:rFonts w:ascii="Times New Roman" w:hAnsi="Times New Roman" w:cs="Times New Roman"/>
                <w:b w:val="0"/>
                <w:sz w:val="28"/>
                <w:szCs w:val="28"/>
              </w:rPr>
              <w:fldChar w:fldCharType="end"/>
            </w:r>
          </w:hyperlink>
        </w:p>
        <w:p w14:paraId="300BEF3D" w14:textId="4E9AD20D" w:rsidR="00B97B53" w:rsidRPr="00B97B53" w:rsidRDefault="00B97B53" w:rsidP="00B97B53">
          <w:pPr>
            <w:pStyle w:val="TOC3"/>
            <w:tabs>
              <w:tab w:val="right" w:leader="dot" w:pos="8663"/>
            </w:tabs>
            <w:spacing w:line="360" w:lineRule="auto"/>
            <w:rPr>
              <w:rFonts w:ascii="Times New Roman" w:hAnsi="Times New Roman" w:cs="Times New Roman"/>
              <w:bCs/>
              <w:sz w:val="28"/>
              <w:szCs w:val="28"/>
            </w:rPr>
          </w:pPr>
          <w:hyperlink w:anchor="_Toc9531">
            <w:r w:rsidRPr="00B97B53">
              <w:rPr>
                <w:rFonts w:ascii="Times New Roman" w:hAnsi="Times New Roman" w:cs="Times New Roman"/>
                <w:bCs/>
                <w:sz w:val="28"/>
                <w:szCs w:val="28"/>
              </w:rPr>
              <w:t>2.3.1. Internship Activities</w:t>
            </w:r>
            <w:r w:rsidRPr="00B97B53">
              <w:rPr>
                <w:rFonts w:ascii="Times New Roman" w:hAnsi="Times New Roman" w:cs="Times New Roman"/>
                <w:bCs/>
                <w:sz w:val="28"/>
                <w:szCs w:val="28"/>
              </w:rPr>
              <w:tab/>
            </w:r>
            <w:r w:rsidRPr="00B97B53">
              <w:rPr>
                <w:rFonts w:ascii="Times New Roman" w:hAnsi="Times New Roman" w:cs="Times New Roman"/>
                <w:bCs/>
                <w:sz w:val="28"/>
                <w:szCs w:val="28"/>
              </w:rPr>
              <w:fldChar w:fldCharType="begin"/>
            </w:r>
            <w:r w:rsidRPr="00B97B53">
              <w:rPr>
                <w:rFonts w:ascii="Times New Roman" w:hAnsi="Times New Roman" w:cs="Times New Roman"/>
                <w:bCs/>
                <w:sz w:val="28"/>
                <w:szCs w:val="28"/>
              </w:rPr>
              <w:instrText>PAGEREF _Toc9531 \h</w:instrText>
            </w:r>
            <w:r w:rsidRPr="00B97B53">
              <w:rPr>
                <w:rFonts w:ascii="Times New Roman" w:hAnsi="Times New Roman" w:cs="Times New Roman"/>
                <w:bCs/>
                <w:sz w:val="28"/>
                <w:szCs w:val="28"/>
              </w:rPr>
            </w:r>
            <w:r w:rsidRPr="00B97B53">
              <w:rPr>
                <w:rFonts w:ascii="Times New Roman" w:hAnsi="Times New Roman" w:cs="Times New Roman"/>
                <w:bCs/>
                <w:sz w:val="28"/>
                <w:szCs w:val="28"/>
              </w:rPr>
              <w:fldChar w:fldCharType="separate"/>
            </w:r>
            <w:r w:rsidR="00D8348E">
              <w:rPr>
                <w:rFonts w:ascii="Times New Roman" w:hAnsi="Times New Roman" w:cs="Times New Roman"/>
                <w:bCs/>
                <w:noProof/>
                <w:sz w:val="28"/>
                <w:szCs w:val="28"/>
              </w:rPr>
              <w:t>8</w:t>
            </w:r>
            <w:r w:rsidRPr="00B97B53">
              <w:rPr>
                <w:rFonts w:ascii="Times New Roman" w:hAnsi="Times New Roman" w:cs="Times New Roman"/>
                <w:bCs/>
                <w:sz w:val="28"/>
                <w:szCs w:val="28"/>
              </w:rPr>
              <w:fldChar w:fldCharType="end"/>
            </w:r>
          </w:hyperlink>
        </w:p>
        <w:p w14:paraId="54E5C289" w14:textId="55D3536E"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32">
            <w:r w:rsidRPr="00B97B53">
              <w:rPr>
                <w:rFonts w:ascii="Times New Roman" w:hAnsi="Times New Roman" w:cs="Times New Roman"/>
                <w:b w:val="0"/>
                <w:sz w:val="28"/>
                <w:szCs w:val="28"/>
              </w:rPr>
              <w:t>2.4. Development Methodology</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_Toc9532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10</w:t>
            </w:r>
            <w:r w:rsidRPr="00B97B53">
              <w:rPr>
                <w:rFonts w:ascii="Times New Roman" w:hAnsi="Times New Roman" w:cs="Times New Roman"/>
                <w:b w:val="0"/>
                <w:sz w:val="28"/>
                <w:szCs w:val="28"/>
              </w:rPr>
              <w:fldChar w:fldCharType="end"/>
            </w:r>
          </w:hyperlink>
        </w:p>
        <w:p w14:paraId="0D64F7A3" w14:textId="2503465E" w:rsidR="00B97B53" w:rsidRPr="00B97B53" w:rsidRDefault="00B97B53" w:rsidP="00B97B53">
          <w:pPr>
            <w:pStyle w:val="TOC3"/>
            <w:tabs>
              <w:tab w:val="right" w:leader="dot" w:pos="8663"/>
            </w:tabs>
            <w:spacing w:line="360" w:lineRule="auto"/>
            <w:rPr>
              <w:rFonts w:ascii="Times New Roman" w:hAnsi="Times New Roman" w:cs="Times New Roman"/>
              <w:bCs/>
              <w:sz w:val="28"/>
              <w:szCs w:val="28"/>
            </w:rPr>
          </w:pPr>
          <w:hyperlink w:anchor="_Toc9533">
            <w:r w:rsidRPr="00B97B53">
              <w:rPr>
                <w:rFonts w:ascii="Times New Roman" w:hAnsi="Times New Roman" w:cs="Times New Roman"/>
                <w:bCs/>
                <w:sz w:val="28"/>
                <w:szCs w:val="28"/>
              </w:rPr>
              <w:t>2.4.1. Gantt Chart</w:t>
            </w:r>
            <w:r w:rsidRPr="00B97B53">
              <w:rPr>
                <w:rFonts w:ascii="Times New Roman" w:hAnsi="Times New Roman" w:cs="Times New Roman"/>
                <w:bCs/>
                <w:sz w:val="28"/>
                <w:szCs w:val="28"/>
              </w:rPr>
              <w:tab/>
            </w:r>
            <w:r w:rsidRPr="00B97B53">
              <w:rPr>
                <w:rFonts w:ascii="Times New Roman" w:hAnsi="Times New Roman" w:cs="Times New Roman"/>
                <w:bCs/>
                <w:sz w:val="28"/>
                <w:szCs w:val="28"/>
              </w:rPr>
              <w:fldChar w:fldCharType="begin"/>
            </w:r>
            <w:r w:rsidRPr="00B97B53">
              <w:rPr>
                <w:rFonts w:ascii="Times New Roman" w:hAnsi="Times New Roman" w:cs="Times New Roman"/>
                <w:bCs/>
                <w:sz w:val="28"/>
                <w:szCs w:val="28"/>
              </w:rPr>
              <w:instrText>PAGEREF _Toc9533 \h</w:instrText>
            </w:r>
            <w:r w:rsidRPr="00B97B53">
              <w:rPr>
                <w:rFonts w:ascii="Times New Roman" w:hAnsi="Times New Roman" w:cs="Times New Roman"/>
                <w:bCs/>
                <w:sz w:val="28"/>
                <w:szCs w:val="28"/>
              </w:rPr>
            </w:r>
            <w:r w:rsidRPr="00B97B53">
              <w:rPr>
                <w:rFonts w:ascii="Times New Roman" w:hAnsi="Times New Roman" w:cs="Times New Roman"/>
                <w:bCs/>
                <w:sz w:val="28"/>
                <w:szCs w:val="28"/>
              </w:rPr>
              <w:fldChar w:fldCharType="separate"/>
            </w:r>
            <w:r w:rsidR="00D8348E">
              <w:rPr>
                <w:rFonts w:ascii="Times New Roman" w:hAnsi="Times New Roman" w:cs="Times New Roman"/>
                <w:bCs/>
                <w:noProof/>
                <w:sz w:val="28"/>
                <w:szCs w:val="28"/>
              </w:rPr>
              <w:t>11</w:t>
            </w:r>
            <w:r w:rsidRPr="00B97B53">
              <w:rPr>
                <w:rFonts w:ascii="Times New Roman" w:hAnsi="Times New Roman" w:cs="Times New Roman"/>
                <w:bCs/>
                <w:sz w:val="28"/>
                <w:szCs w:val="28"/>
              </w:rPr>
              <w:fldChar w:fldCharType="end"/>
            </w:r>
          </w:hyperlink>
        </w:p>
        <w:p w14:paraId="757CD0F9" w14:textId="27090C58" w:rsidR="00B97B53" w:rsidRPr="00B97B53" w:rsidRDefault="00B97B53" w:rsidP="00B97B53">
          <w:pPr>
            <w:pStyle w:val="TOC1"/>
            <w:tabs>
              <w:tab w:val="right" w:leader="dot" w:pos="8663"/>
            </w:tabs>
            <w:spacing w:line="360" w:lineRule="auto"/>
            <w:rPr>
              <w:rFonts w:ascii="Times New Roman" w:hAnsi="Times New Roman" w:cs="Times New Roman"/>
              <w:b w:val="0"/>
              <w:i w:val="0"/>
              <w:iCs w:val="0"/>
              <w:sz w:val="28"/>
              <w:szCs w:val="28"/>
            </w:rPr>
          </w:pPr>
          <w:hyperlink w:anchor="_Toc9534">
            <w:r w:rsidRPr="00B97B53">
              <w:rPr>
                <w:rFonts w:ascii="Times New Roman" w:hAnsi="Times New Roman" w:cs="Times New Roman"/>
                <w:b w:val="0"/>
                <w:i w:val="0"/>
                <w:iCs w:val="0"/>
                <w:sz w:val="28"/>
                <w:szCs w:val="28"/>
              </w:rPr>
              <w:t>CHAPTER 3 : EXPECTED OUTCOMES</w:t>
            </w:r>
            <w:r w:rsidRPr="00B97B53">
              <w:rPr>
                <w:rFonts w:ascii="Times New Roman" w:hAnsi="Times New Roman" w:cs="Times New Roman"/>
                <w:b w:val="0"/>
                <w:i w:val="0"/>
                <w:iCs w:val="0"/>
                <w:sz w:val="28"/>
                <w:szCs w:val="28"/>
              </w:rPr>
              <w:tab/>
            </w:r>
            <w:r w:rsidRPr="00B97B53">
              <w:rPr>
                <w:rFonts w:ascii="Times New Roman" w:hAnsi="Times New Roman" w:cs="Times New Roman"/>
                <w:b w:val="0"/>
                <w:i w:val="0"/>
                <w:iCs w:val="0"/>
                <w:sz w:val="28"/>
                <w:szCs w:val="28"/>
              </w:rPr>
              <w:fldChar w:fldCharType="begin"/>
            </w:r>
            <w:r w:rsidRPr="00B97B53">
              <w:rPr>
                <w:rFonts w:ascii="Times New Roman" w:hAnsi="Times New Roman" w:cs="Times New Roman"/>
                <w:b w:val="0"/>
                <w:i w:val="0"/>
                <w:iCs w:val="0"/>
                <w:sz w:val="28"/>
                <w:szCs w:val="28"/>
              </w:rPr>
              <w:instrText>PAGEREF _Toc9534 \h</w:instrText>
            </w:r>
            <w:r w:rsidRPr="00B97B53">
              <w:rPr>
                <w:rFonts w:ascii="Times New Roman" w:hAnsi="Times New Roman" w:cs="Times New Roman"/>
                <w:b w:val="0"/>
                <w:i w:val="0"/>
                <w:iCs w:val="0"/>
                <w:sz w:val="28"/>
                <w:szCs w:val="28"/>
              </w:rPr>
            </w:r>
            <w:r w:rsidRPr="00B97B53">
              <w:rPr>
                <w:rFonts w:ascii="Times New Roman" w:hAnsi="Times New Roman" w:cs="Times New Roman"/>
                <w:b w:val="0"/>
                <w:i w:val="0"/>
                <w:iCs w:val="0"/>
                <w:sz w:val="28"/>
                <w:szCs w:val="28"/>
              </w:rPr>
              <w:fldChar w:fldCharType="separate"/>
            </w:r>
            <w:r w:rsidR="00D8348E">
              <w:rPr>
                <w:rFonts w:ascii="Times New Roman" w:hAnsi="Times New Roman" w:cs="Times New Roman"/>
                <w:b w:val="0"/>
                <w:i w:val="0"/>
                <w:iCs w:val="0"/>
                <w:noProof/>
                <w:sz w:val="28"/>
                <w:szCs w:val="28"/>
              </w:rPr>
              <w:t>12</w:t>
            </w:r>
            <w:r w:rsidRPr="00B97B53">
              <w:rPr>
                <w:rFonts w:ascii="Times New Roman" w:hAnsi="Times New Roman" w:cs="Times New Roman"/>
                <w:b w:val="0"/>
                <w:i w:val="0"/>
                <w:iCs w:val="0"/>
                <w:sz w:val="28"/>
                <w:szCs w:val="28"/>
              </w:rPr>
              <w:fldChar w:fldCharType="end"/>
            </w:r>
          </w:hyperlink>
        </w:p>
        <w:p w14:paraId="5069D977" w14:textId="15ABED61"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35">
            <w:r w:rsidRPr="00B97B53">
              <w:rPr>
                <w:rFonts w:ascii="Times New Roman" w:hAnsi="Times New Roman" w:cs="Times New Roman"/>
                <w:b w:val="0"/>
                <w:sz w:val="28"/>
                <w:szCs w:val="28"/>
              </w:rPr>
              <w:t>3.1. Expected Outcome of Project</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_Toc9535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12</w:t>
            </w:r>
            <w:r w:rsidRPr="00B97B53">
              <w:rPr>
                <w:rFonts w:ascii="Times New Roman" w:hAnsi="Times New Roman" w:cs="Times New Roman"/>
                <w:b w:val="0"/>
                <w:sz w:val="28"/>
                <w:szCs w:val="28"/>
              </w:rPr>
              <w:fldChar w:fldCharType="end"/>
            </w:r>
          </w:hyperlink>
        </w:p>
        <w:p w14:paraId="07C8918F" w14:textId="44BA15D7" w:rsidR="00B97B53" w:rsidRPr="00B97B53" w:rsidRDefault="00B97B53" w:rsidP="00B97B53">
          <w:pPr>
            <w:pStyle w:val="TOC2"/>
            <w:tabs>
              <w:tab w:val="right" w:leader="dot" w:pos="8663"/>
            </w:tabs>
            <w:spacing w:line="360" w:lineRule="auto"/>
            <w:rPr>
              <w:rFonts w:ascii="Times New Roman" w:hAnsi="Times New Roman" w:cs="Times New Roman"/>
              <w:b w:val="0"/>
              <w:sz w:val="28"/>
              <w:szCs w:val="28"/>
            </w:rPr>
          </w:pPr>
          <w:hyperlink w:anchor="_Toc9536">
            <w:r w:rsidRPr="00B97B53">
              <w:rPr>
                <w:rFonts w:ascii="Times New Roman" w:hAnsi="Times New Roman" w:cs="Times New Roman"/>
                <w:b w:val="0"/>
                <w:sz w:val="28"/>
                <w:szCs w:val="28"/>
              </w:rPr>
              <w:t>3.2. Expected Outcome of Internship</w:t>
            </w:r>
            <w:r w:rsidRPr="00B97B53">
              <w:rPr>
                <w:rFonts w:ascii="Times New Roman" w:hAnsi="Times New Roman" w:cs="Times New Roman"/>
                <w:b w:val="0"/>
                <w:sz w:val="28"/>
                <w:szCs w:val="28"/>
              </w:rPr>
              <w:tab/>
            </w:r>
            <w:r w:rsidRPr="00B97B53">
              <w:rPr>
                <w:rFonts w:ascii="Times New Roman" w:hAnsi="Times New Roman" w:cs="Times New Roman"/>
                <w:b w:val="0"/>
                <w:sz w:val="28"/>
                <w:szCs w:val="28"/>
              </w:rPr>
              <w:fldChar w:fldCharType="begin"/>
            </w:r>
            <w:r w:rsidRPr="00B97B53">
              <w:rPr>
                <w:rFonts w:ascii="Times New Roman" w:hAnsi="Times New Roman" w:cs="Times New Roman"/>
                <w:b w:val="0"/>
                <w:sz w:val="28"/>
                <w:szCs w:val="28"/>
              </w:rPr>
              <w:instrText>PAGEREF _Toc9536 \h</w:instrText>
            </w:r>
            <w:r w:rsidRPr="00B97B53">
              <w:rPr>
                <w:rFonts w:ascii="Times New Roman" w:hAnsi="Times New Roman" w:cs="Times New Roman"/>
                <w:b w:val="0"/>
                <w:sz w:val="28"/>
                <w:szCs w:val="28"/>
              </w:rPr>
            </w:r>
            <w:r w:rsidRPr="00B97B53">
              <w:rPr>
                <w:rFonts w:ascii="Times New Roman" w:hAnsi="Times New Roman" w:cs="Times New Roman"/>
                <w:b w:val="0"/>
                <w:sz w:val="28"/>
                <w:szCs w:val="28"/>
              </w:rPr>
              <w:fldChar w:fldCharType="separate"/>
            </w:r>
            <w:r w:rsidR="00D8348E">
              <w:rPr>
                <w:rFonts w:ascii="Times New Roman" w:hAnsi="Times New Roman" w:cs="Times New Roman"/>
                <w:b w:val="0"/>
                <w:noProof/>
                <w:sz w:val="28"/>
                <w:szCs w:val="28"/>
              </w:rPr>
              <w:t>12</w:t>
            </w:r>
            <w:r w:rsidRPr="00B97B53">
              <w:rPr>
                <w:rFonts w:ascii="Times New Roman" w:hAnsi="Times New Roman" w:cs="Times New Roman"/>
                <w:b w:val="0"/>
                <w:sz w:val="28"/>
                <w:szCs w:val="28"/>
              </w:rPr>
              <w:fldChar w:fldCharType="end"/>
            </w:r>
          </w:hyperlink>
        </w:p>
        <w:p w14:paraId="3484E0EF" w14:textId="2E1A1AF8" w:rsidR="00B97B53" w:rsidRPr="00B97B53" w:rsidRDefault="00B97B53" w:rsidP="00B97B53">
          <w:pPr>
            <w:pStyle w:val="TOC1"/>
            <w:tabs>
              <w:tab w:val="right" w:leader="dot" w:pos="8663"/>
            </w:tabs>
            <w:spacing w:line="360" w:lineRule="auto"/>
            <w:rPr>
              <w:rFonts w:ascii="Times New Roman" w:hAnsi="Times New Roman" w:cs="Times New Roman"/>
              <w:b w:val="0"/>
              <w:i w:val="0"/>
              <w:iCs w:val="0"/>
              <w:sz w:val="28"/>
              <w:szCs w:val="28"/>
            </w:rPr>
          </w:pPr>
          <w:hyperlink w:anchor="_Toc9537">
            <w:r w:rsidRPr="00B97B53">
              <w:rPr>
                <w:rFonts w:ascii="Times New Roman" w:hAnsi="Times New Roman" w:cs="Times New Roman"/>
                <w:b w:val="0"/>
                <w:i w:val="0"/>
                <w:iCs w:val="0"/>
                <w:sz w:val="28"/>
                <w:szCs w:val="28"/>
              </w:rPr>
              <w:t>REFERENCES</w:t>
            </w:r>
            <w:r w:rsidRPr="00B97B53">
              <w:rPr>
                <w:rFonts w:ascii="Times New Roman" w:hAnsi="Times New Roman" w:cs="Times New Roman"/>
                <w:b w:val="0"/>
                <w:i w:val="0"/>
                <w:iCs w:val="0"/>
                <w:sz w:val="28"/>
                <w:szCs w:val="28"/>
              </w:rPr>
              <w:tab/>
            </w:r>
          </w:hyperlink>
          <w:r w:rsidR="00D8348E">
            <w:t>13</w:t>
          </w:r>
        </w:p>
        <w:p w14:paraId="68B5FD53" w14:textId="77777777" w:rsidR="00B97B53" w:rsidRDefault="00B97B53" w:rsidP="00B97B53">
          <w:pPr>
            <w:spacing w:line="360" w:lineRule="auto"/>
          </w:pPr>
          <w:r w:rsidRPr="00B97B53">
            <w:rPr>
              <w:bCs/>
              <w:sz w:val="28"/>
              <w:szCs w:val="28"/>
            </w:rPr>
            <w:fldChar w:fldCharType="end"/>
          </w:r>
        </w:p>
      </w:sdtContent>
    </w:sdt>
    <w:p w14:paraId="28C44474" w14:textId="77777777" w:rsidR="00B3423F" w:rsidRDefault="00B3423F" w:rsidP="00D4331A">
      <w:pPr>
        <w:rPr>
          <w:rFonts w:eastAsiaTheme="minorEastAsia"/>
        </w:rPr>
      </w:pPr>
    </w:p>
    <w:p w14:paraId="0C82CDD1" w14:textId="77777777" w:rsidR="00B97B53" w:rsidRDefault="00B97B53" w:rsidP="00D4331A">
      <w:pPr>
        <w:rPr>
          <w:rFonts w:eastAsiaTheme="minorEastAsia"/>
        </w:rPr>
      </w:pPr>
    </w:p>
    <w:p w14:paraId="111E7CD5" w14:textId="77777777" w:rsidR="00B97B53" w:rsidRDefault="00B97B53" w:rsidP="00D4331A">
      <w:pPr>
        <w:rPr>
          <w:rFonts w:eastAsiaTheme="minorEastAsia"/>
        </w:rPr>
      </w:pPr>
    </w:p>
    <w:p w14:paraId="59A7A9CE" w14:textId="77777777" w:rsidR="00B97B53" w:rsidRDefault="00B97B53" w:rsidP="00D4331A">
      <w:pPr>
        <w:rPr>
          <w:rFonts w:eastAsiaTheme="minorEastAsia"/>
        </w:rPr>
      </w:pPr>
    </w:p>
    <w:p w14:paraId="102A270B" w14:textId="77777777" w:rsidR="00B97B53" w:rsidRPr="00B97B53" w:rsidRDefault="00B97B53" w:rsidP="00B97B53">
      <w:pPr>
        <w:keepNext/>
        <w:keepLines/>
        <w:spacing w:after="105" w:line="259" w:lineRule="auto"/>
        <w:ind w:left="19" w:right="4" w:firstLine="0"/>
        <w:jc w:val="center"/>
        <w:outlineLvl w:val="0"/>
        <w:rPr>
          <w:b/>
          <w:kern w:val="2"/>
          <w:sz w:val="32"/>
          <w:lang w:bidi="ar-SA"/>
          <w14:ligatures w14:val="standardContextual"/>
        </w:rPr>
      </w:pPr>
      <w:bookmarkStart w:id="0" w:name="_Toc9519"/>
      <w:r w:rsidRPr="00B97B53">
        <w:rPr>
          <w:b/>
          <w:kern w:val="2"/>
          <w:sz w:val="32"/>
          <w:lang w:bidi="ar-SA"/>
          <w14:ligatures w14:val="standardContextual"/>
        </w:rPr>
        <w:lastRenderedPageBreak/>
        <w:t>LIST OF FIGURES</w:t>
      </w:r>
      <w:bookmarkEnd w:id="0"/>
    </w:p>
    <w:p w14:paraId="3C28975B" w14:textId="77777777" w:rsidR="00B97B53" w:rsidRPr="00B97B53" w:rsidRDefault="00B97B53" w:rsidP="00B97B53">
      <w:pPr>
        <w:spacing w:after="129" w:line="259" w:lineRule="auto"/>
        <w:ind w:left="0" w:firstLine="0"/>
        <w:jc w:val="left"/>
        <w:rPr>
          <w:kern w:val="2"/>
          <w:lang w:bidi="ar-SA"/>
          <w14:ligatures w14:val="standardContextual"/>
        </w:rPr>
      </w:pPr>
      <w:r w:rsidRPr="00B97B53">
        <w:rPr>
          <w:kern w:val="2"/>
          <w:lang w:bidi="ar-SA"/>
          <w14:ligatures w14:val="standardContextual"/>
        </w:rPr>
        <w:t xml:space="preserve"> </w:t>
      </w:r>
    </w:p>
    <w:p w14:paraId="7C434709" w14:textId="77777777" w:rsidR="00B97B53" w:rsidRPr="00B97B53" w:rsidRDefault="00B97B53" w:rsidP="00B97B53">
      <w:pPr>
        <w:spacing w:after="118" w:line="360" w:lineRule="auto"/>
        <w:rPr>
          <w:kern w:val="2"/>
          <w:lang w:bidi="ar-SA"/>
          <w14:ligatures w14:val="standardContextual"/>
        </w:rPr>
      </w:pPr>
      <w:r w:rsidRPr="00B97B53">
        <w:rPr>
          <w:kern w:val="2"/>
          <w:lang w:bidi="ar-SA"/>
          <w14:ligatures w14:val="standardContextual"/>
        </w:rPr>
        <w:t xml:space="preserve">Figure 1: </w:t>
      </w:r>
      <w:proofErr w:type="spellStart"/>
      <w:r w:rsidR="009D43E8">
        <w:rPr>
          <w:kern w:val="2"/>
          <w:lang w:bidi="ar-SA"/>
          <w14:ligatures w14:val="standardContextual"/>
        </w:rPr>
        <w:t>Pravidhi</w:t>
      </w:r>
      <w:proofErr w:type="spellEnd"/>
      <w:r w:rsidR="009D43E8">
        <w:rPr>
          <w:kern w:val="2"/>
          <w:lang w:bidi="ar-SA"/>
          <w14:ligatures w14:val="standardContextual"/>
        </w:rPr>
        <w:t xml:space="preserve"> Digital Innovations</w:t>
      </w:r>
      <w:r w:rsidRPr="00B97B53">
        <w:rPr>
          <w:kern w:val="2"/>
          <w:lang w:bidi="ar-SA"/>
          <w14:ligatures w14:val="standardContextual"/>
        </w:rPr>
        <w:t xml:space="preserve"> Logo ....................................................................... 3</w:t>
      </w:r>
      <w:r w:rsidRPr="00B97B53">
        <w:rPr>
          <w:rFonts w:ascii="Calibri" w:eastAsia="Calibri" w:hAnsi="Calibri" w:cs="Calibri"/>
          <w:kern w:val="2"/>
          <w:lang w:bidi="ar-SA"/>
          <w14:ligatures w14:val="standardContextual"/>
        </w:rPr>
        <w:t xml:space="preserve"> </w:t>
      </w:r>
    </w:p>
    <w:p w14:paraId="3C092153" w14:textId="77777777" w:rsidR="00B97B53" w:rsidRPr="00B97B53" w:rsidRDefault="00B97B53" w:rsidP="00B97B53">
      <w:pPr>
        <w:spacing w:after="118" w:line="360" w:lineRule="auto"/>
        <w:rPr>
          <w:kern w:val="2"/>
          <w:lang w:bidi="ar-SA"/>
          <w14:ligatures w14:val="standardContextual"/>
        </w:rPr>
      </w:pPr>
      <w:r w:rsidRPr="00B97B53">
        <w:rPr>
          <w:kern w:val="2"/>
          <w:lang w:bidi="ar-SA"/>
          <w14:ligatures w14:val="standardContextual"/>
        </w:rPr>
        <w:t xml:space="preserve">Figure 2: Operational Hierarchy of </w:t>
      </w:r>
      <w:proofErr w:type="spellStart"/>
      <w:r w:rsidR="009D43E8">
        <w:rPr>
          <w:kern w:val="2"/>
          <w:lang w:bidi="ar-SA"/>
          <w14:ligatures w14:val="standardContextual"/>
        </w:rPr>
        <w:t>Pravidhi</w:t>
      </w:r>
      <w:proofErr w:type="spellEnd"/>
      <w:r w:rsidR="009D43E8">
        <w:rPr>
          <w:kern w:val="2"/>
          <w:lang w:bidi="ar-SA"/>
          <w14:ligatures w14:val="standardContextual"/>
        </w:rPr>
        <w:t xml:space="preserve"> Digital Innovations</w:t>
      </w:r>
      <w:r w:rsidRPr="00B97B53">
        <w:rPr>
          <w:kern w:val="2"/>
          <w:lang w:bidi="ar-SA"/>
          <w14:ligatures w14:val="standardContextual"/>
        </w:rPr>
        <w:t>........................................ 4</w:t>
      </w:r>
      <w:r w:rsidRPr="00B97B53">
        <w:rPr>
          <w:rFonts w:ascii="Calibri" w:eastAsia="Calibri" w:hAnsi="Calibri" w:cs="Calibri"/>
          <w:kern w:val="2"/>
          <w:lang w:bidi="ar-SA"/>
          <w14:ligatures w14:val="standardContextual"/>
        </w:rPr>
        <w:t xml:space="preserve"> </w:t>
      </w:r>
    </w:p>
    <w:p w14:paraId="45504D23" w14:textId="77777777" w:rsidR="00B97B53" w:rsidRPr="00B97B53" w:rsidRDefault="00B97B53" w:rsidP="00B97B53">
      <w:pPr>
        <w:spacing w:after="118" w:line="360" w:lineRule="auto"/>
        <w:rPr>
          <w:kern w:val="2"/>
          <w:lang w:bidi="ar-SA"/>
          <w14:ligatures w14:val="standardContextual"/>
        </w:rPr>
      </w:pPr>
      <w:r w:rsidRPr="00B97B53">
        <w:rPr>
          <w:kern w:val="2"/>
          <w:lang w:bidi="ar-SA"/>
          <w14:ligatures w14:val="standardContextual"/>
        </w:rPr>
        <w:t>Figure 3: Iterative Software Development Cycle ................................................................ 6</w:t>
      </w:r>
      <w:r w:rsidRPr="00B97B53">
        <w:rPr>
          <w:rFonts w:ascii="Calibri" w:eastAsia="Calibri" w:hAnsi="Calibri" w:cs="Calibri"/>
          <w:kern w:val="2"/>
          <w:lang w:bidi="ar-SA"/>
          <w14:ligatures w14:val="standardContextual"/>
        </w:rPr>
        <w:t xml:space="preserve"> </w:t>
      </w:r>
    </w:p>
    <w:p w14:paraId="34AC0557" w14:textId="77777777" w:rsidR="00B97B53" w:rsidRPr="00B97B53" w:rsidRDefault="00B97B53" w:rsidP="00B97B53">
      <w:pPr>
        <w:spacing w:after="160" w:line="360" w:lineRule="auto"/>
        <w:rPr>
          <w:kern w:val="2"/>
          <w:lang w:bidi="ar-SA"/>
          <w14:ligatures w14:val="standardContextual"/>
        </w:rPr>
      </w:pPr>
      <w:r w:rsidRPr="00B97B53">
        <w:rPr>
          <w:kern w:val="2"/>
          <w:lang w:bidi="ar-SA"/>
          <w14:ligatures w14:val="standardContextual"/>
        </w:rPr>
        <w:t>Figure 4: Proposed Gantt Chart for Internship Activities .................................................... 7</w:t>
      </w:r>
      <w:r w:rsidRPr="00B97B53">
        <w:rPr>
          <w:rFonts w:ascii="Calibri" w:eastAsia="Calibri" w:hAnsi="Calibri" w:cs="Calibri"/>
          <w:kern w:val="2"/>
          <w:lang w:bidi="ar-SA"/>
          <w14:ligatures w14:val="standardContextual"/>
        </w:rPr>
        <w:t xml:space="preserve"> </w:t>
      </w:r>
    </w:p>
    <w:p w14:paraId="4655BB56" w14:textId="77777777" w:rsidR="00B97B53" w:rsidRDefault="00B97B53" w:rsidP="00D4331A">
      <w:pPr>
        <w:rPr>
          <w:rFonts w:eastAsiaTheme="minorEastAsia"/>
          <w:sz w:val="20"/>
          <w:szCs w:val="20"/>
        </w:rPr>
      </w:pPr>
    </w:p>
    <w:p w14:paraId="6200BF30" w14:textId="77777777" w:rsidR="00B97B53" w:rsidRDefault="00B97B53">
      <w:pPr>
        <w:spacing w:line="261" w:lineRule="auto"/>
        <w:ind w:firstLine="0"/>
        <w:rPr>
          <w:rFonts w:eastAsiaTheme="minorEastAsia"/>
          <w:sz w:val="20"/>
          <w:szCs w:val="20"/>
        </w:rPr>
      </w:pPr>
      <w:r>
        <w:rPr>
          <w:rFonts w:eastAsiaTheme="minorEastAsia"/>
          <w:sz w:val="20"/>
          <w:szCs w:val="20"/>
        </w:rPr>
        <w:br w:type="page"/>
      </w:r>
    </w:p>
    <w:p w14:paraId="51B37252" w14:textId="77777777" w:rsidR="005847ED" w:rsidRPr="005847ED" w:rsidRDefault="005847ED" w:rsidP="005847ED">
      <w:pPr>
        <w:keepNext/>
        <w:keepLines/>
        <w:spacing w:after="105" w:line="259" w:lineRule="auto"/>
        <w:ind w:left="19" w:right="5" w:firstLine="0"/>
        <w:jc w:val="center"/>
        <w:outlineLvl w:val="0"/>
        <w:rPr>
          <w:b/>
          <w:kern w:val="2"/>
          <w:sz w:val="32"/>
          <w:lang w:bidi="ar-SA"/>
          <w14:ligatures w14:val="standardContextual"/>
        </w:rPr>
      </w:pPr>
      <w:bookmarkStart w:id="1" w:name="_Toc9520"/>
      <w:r w:rsidRPr="005847ED">
        <w:rPr>
          <w:b/>
          <w:kern w:val="2"/>
          <w:sz w:val="32"/>
          <w:lang w:bidi="ar-SA"/>
          <w14:ligatures w14:val="standardContextual"/>
        </w:rPr>
        <w:lastRenderedPageBreak/>
        <w:t>LIST OF TABLES</w:t>
      </w:r>
      <w:bookmarkEnd w:id="1"/>
    </w:p>
    <w:p w14:paraId="6C35A47B" w14:textId="77777777" w:rsidR="005847ED" w:rsidRPr="005847ED" w:rsidRDefault="005847ED" w:rsidP="005847ED">
      <w:pPr>
        <w:spacing w:after="115" w:line="259" w:lineRule="auto"/>
        <w:ind w:left="0" w:firstLine="0"/>
        <w:jc w:val="left"/>
        <w:rPr>
          <w:kern w:val="2"/>
          <w:lang w:bidi="ar-SA"/>
          <w14:ligatures w14:val="standardContextual"/>
        </w:rPr>
      </w:pPr>
      <w:r w:rsidRPr="005847ED">
        <w:rPr>
          <w:kern w:val="2"/>
          <w:lang w:bidi="ar-SA"/>
          <w14:ligatures w14:val="standardContextual"/>
        </w:rPr>
        <w:t xml:space="preserve"> </w:t>
      </w:r>
    </w:p>
    <w:p w14:paraId="60F3E3B7" w14:textId="77777777" w:rsidR="005847ED" w:rsidRPr="005847ED" w:rsidRDefault="005847ED" w:rsidP="005847ED">
      <w:pPr>
        <w:spacing w:after="115" w:line="266" w:lineRule="auto"/>
        <w:rPr>
          <w:kern w:val="2"/>
          <w:lang w:bidi="ar-SA"/>
          <w14:ligatures w14:val="standardContextual"/>
        </w:rPr>
      </w:pPr>
      <w:r w:rsidRPr="005847ED">
        <w:rPr>
          <w:kern w:val="2"/>
          <w:lang w:bidi="ar-SA"/>
          <w14:ligatures w14:val="standardContextual"/>
        </w:rPr>
        <w:t>Table 1: Organization Information ...................................................................................... 3</w:t>
      </w:r>
    </w:p>
    <w:p w14:paraId="0773C604" w14:textId="77777777" w:rsidR="005847ED" w:rsidRPr="005847ED" w:rsidRDefault="005847ED" w:rsidP="005847ED">
      <w:pPr>
        <w:spacing w:after="0" w:line="266" w:lineRule="auto"/>
        <w:rPr>
          <w:kern w:val="2"/>
          <w:lang w:bidi="ar-SA"/>
          <w14:ligatures w14:val="standardContextual"/>
        </w:rPr>
      </w:pPr>
      <w:r w:rsidRPr="005847ED">
        <w:rPr>
          <w:kern w:val="2"/>
          <w:lang w:bidi="ar-SA"/>
          <w14:ligatures w14:val="standardContextual"/>
        </w:rPr>
        <w:t>Table 2: Internship Description Table ................................................................................. 4</w:t>
      </w:r>
    </w:p>
    <w:p w14:paraId="7F803575" w14:textId="77777777" w:rsidR="005847ED" w:rsidRDefault="005847ED" w:rsidP="00D4331A">
      <w:pPr>
        <w:rPr>
          <w:rFonts w:eastAsiaTheme="minorEastAsia"/>
          <w:sz w:val="20"/>
          <w:szCs w:val="20"/>
        </w:rPr>
      </w:pPr>
    </w:p>
    <w:p w14:paraId="748FB792" w14:textId="77777777" w:rsidR="005847ED" w:rsidRDefault="005847ED">
      <w:pPr>
        <w:spacing w:line="261" w:lineRule="auto"/>
        <w:ind w:firstLine="0"/>
        <w:rPr>
          <w:rFonts w:eastAsiaTheme="minorEastAsia"/>
          <w:sz w:val="20"/>
          <w:szCs w:val="20"/>
        </w:rPr>
      </w:pPr>
      <w:r>
        <w:rPr>
          <w:rFonts w:eastAsiaTheme="minorEastAsia"/>
          <w:sz w:val="20"/>
          <w:szCs w:val="20"/>
        </w:rPr>
        <w:br w:type="page"/>
      </w:r>
    </w:p>
    <w:p w14:paraId="4F2892E8" w14:textId="77777777" w:rsidR="00EA38A4" w:rsidRDefault="00E659FE" w:rsidP="003028F6">
      <w:pPr>
        <w:pStyle w:val="Heading1"/>
        <w:numPr>
          <w:ilvl w:val="0"/>
          <w:numId w:val="0"/>
        </w:numPr>
        <w:spacing w:line="360" w:lineRule="auto"/>
        <w:rPr>
          <w:rFonts w:eastAsiaTheme="minorEastAsia"/>
        </w:rPr>
      </w:pPr>
      <w:r>
        <w:rPr>
          <w:rFonts w:eastAsiaTheme="minorEastAsia"/>
        </w:rPr>
        <w:lastRenderedPageBreak/>
        <w:t xml:space="preserve">CHAPTER 1 </w:t>
      </w:r>
    </w:p>
    <w:p w14:paraId="488255CC" w14:textId="62FE41A0" w:rsidR="00E659FE" w:rsidRDefault="00E659FE" w:rsidP="003028F6">
      <w:pPr>
        <w:pStyle w:val="Heading1"/>
        <w:numPr>
          <w:ilvl w:val="0"/>
          <w:numId w:val="0"/>
        </w:numPr>
        <w:spacing w:line="360" w:lineRule="auto"/>
        <w:rPr>
          <w:rFonts w:eastAsiaTheme="minorEastAsia"/>
        </w:rPr>
      </w:pPr>
      <w:r>
        <w:rPr>
          <w:rFonts w:eastAsiaTheme="minorEastAsia"/>
        </w:rPr>
        <w:t>INTRODUCTION</w:t>
      </w:r>
      <w:bookmarkStart w:id="2" w:name="_Toc9522"/>
    </w:p>
    <w:p w14:paraId="4B225364" w14:textId="77777777" w:rsidR="00E659FE" w:rsidRDefault="00E659FE" w:rsidP="003028F6">
      <w:pPr>
        <w:pStyle w:val="Heading2"/>
        <w:numPr>
          <w:ilvl w:val="1"/>
          <w:numId w:val="12"/>
        </w:numPr>
        <w:spacing w:line="360" w:lineRule="auto"/>
      </w:pPr>
      <w:r>
        <w:t>Introduction to Internship</w:t>
      </w:r>
      <w:bookmarkEnd w:id="2"/>
    </w:p>
    <w:p w14:paraId="7EE60CD3" w14:textId="77777777" w:rsidR="00424897" w:rsidRDefault="00424897" w:rsidP="00424897">
      <w:pPr>
        <w:spacing w:after="25" w:line="358" w:lineRule="auto"/>
        <w:ind w:left="0" w:right="27" w:firstLine="0"/>
      </w:pPr>
      <w:r>
        <w:t>The internship serves as a bridge between the theoretical knowledge acquired in the classroom and the practical application of skills in a real-world setting. It provides opportunity to immerse in the dynamic and ever-evolving field of technology, gaining invaluable hands-on experience, refining technical skills, and developing a deeper understanding of industry practices and standards.</w:t>
      </w:r>
    </w:p>
    <w:p w14:paraId="5A86F143" w14:textId="0B98BDB0" w:rsidR="00424897" w:rsidRDefault="00424897" w:rsidP="00424897">
      <w:pPr>
        <w:spacing w:after="295" w:line="358" w:lineRule="auto"/>
        <w:ind w:right="27"/>
      </w:pPr>
      <w:r>
        <w:t>The internship applies theoretical concepts and methodologies learned in the classroom to real-world scenarios, contributing to meaningful projects and initiatives within the organization. The internship is important part of the “</w:t>
      </w:r>
      <w:r w:rsidR="00D8348E">
        <w:t xml:space="preserve">Bachelors </w:t>
      </w:r>
      <w:r>
        <w:t>of Science in Computer Science and Information Technology” course affiliated with reputed university, Tribhuvan University. This internship carries six credits and lasts minimum of ten weeks or 180 hours. The main goal of our internship is to provide students with the opportunity to apply the theoretical knowledge gained during their bachelor's degree program to real-world scenarios.</w:t>
      </w:r>
    </w:p>
    <w:p w14:paraId="05E285DD" w14:textId="77777777" w:rsidR="00424897" w:rsidRDefault="00424897" w:rsidP="00424897">
      <w:pPr>
        <w:pStyle w:val="Heading2"/>
        <w:numPr>
          <w:ilvl w:val="1"/>
          <w:numId w:val="12"/>
        </w:numPr>
      </w:pPr>
      <w:bookmarkStart w:id="3" w:name="_Toc9523"/>
      <w:r>
        <w:t xml:space="preserve">Introduction to Project </w:t>
      </w:r>
      <w:bookmarkEnd w:id="3"/>
    </w:p>
    <w:p w14:paraId="5D6A89D0" w14:textId="1299C657" w:rsidR="00424897" w:rsidRPr="00424897" w:rsidRDefault="00424897" w:rsidP="00424897">
      <w:pPr>
        <w:pStyle w:val="NormalWeb"/>
        <w:spacing w:line="360" w:lineRule="auto"/>
        <w:jc w:val="both"/>
      </w:pPr>
      <w:r w:rsidRPr="00424897">
        <w:t xml:space="preserve">As an intern </w:t>
      </w:r>
      <w:r w:rsidRPr="008C2D57">
        <w:t xml:space="preserve">at </w:t>
      </w:r>
      <w:proofErr w:type="spellStart"/>
      <w:r w:rsidRPr="008C2D57">
        <w:rPr>
          <w:rStyle w:val="Strong"/>
          <w:b w:val="0"/>
          <w:bCs w:val="0"/>
        </w:rPr>
        <w:t>Pravidhi</w:t>
      </w:r>
      <w:proofErr w:type="spellEnd"/>
      <w:r w:rsidRPr="008C2D57">
        <w:rPr>
          <w:rStyle w:val="Strong"/>
          <w:b w:val="0"/>
          <w:bCs w:val="0"/>
        </w:rPr>
        <w:t xml:space="preserve"> Digital Innovations</w:t>
      </w:r>
      <w:r w:rsidRPr="00424897">
        <w:t xml:space="preserve">, I will be working as </w:t>
      </w:r>
      <w:r w:rsidRPr="008C2D57">
        <w:rPr>
          <w:b/>
          <w:bCs/>
        </w:rPr>
        <w:t xml:space="preserve">a </w:t>
      </w:r>
      <w:r w:rsidR="008C2D57" w:rsidRPr="008C2D57">
        <w:rPr>
          <w:rStyle w:val="Strong"/>
          <w:b w:val="0"/>
          <w:bCs w:val="0"/>
        </w:rPr>
        <w:t xml:space="preserve">Frontend </w:t>
      </w:r>
      <w:r w:rsidRPr="008C2D57">
        <w:rPr>
          <w:rStyle w:val="Strong"/>
          <w:b w:val="0"/>
          <w:bCs w:val="0"/>
        </w:rPr>
        <w:t>Developer</w:t>
      </w:r>
      <w:r w:rsidRPr="00424897">
        <w:t>, focusing primarily on building</w:t>
      </w:r>
      <w:r w:rsidR="008C2D57">
        <w:t xml:space="preserve"> </w:t>
      </w:r>
      <w:r w:rsidR="008C2D57" w:rsidRPr="008C2D57">
        <w:t>interactive, user-facing parts of websites and apps, turning designs into code using React to create reusable components, manage data flow, ensure responsiveness across devices, and connect with backend services</w:t>
      </w:r>
      <w:r w:rsidRPr="00424897">
        <w:t xml:space="preserve">. My main project involves developing a </w:t>
      </w:r>
      <w:r w:rsidRPr="008C2D57">
        <w:rPr>
          <w:rStyle w:val="Strong"/>
          <w:b w:val="0"/>
          <w:bCs w:val="0"/>
        </w:rPr>
        <w:t>web-based application for the company</w:t>
      </w:r>
      <w:r w:rsidRPr="00424897">
        <w:t>, where I will be responsible for</w:t>
      </w:r>
      <w:r w:rsidR="008C2D57">
        <w:t xml:space="preserve"> </w:t>
      </w:r>
      <w:r w:rsidR="008C2D57" w:rsidRPr="008C2D57">
        <w:t>Build</w:t>
      </w:r>
      <w:r w:rsidR="008C2D57" w:rsidRPr="008C2D57">
        <w:t>ing</w:t>
      </w:r>
      <w:r w:rsidR="008C2D57" w:rsidRPr="008C2D57">
        <w:t xml:space="preserve"> User Interfaces (UI</w:t>
      </w:r>
      <w:r w:rsidR="008C2D57">
        <w:t>)</w:t>
      </w:r>
      <w:r w:rsidR="008C2D57" w:rsidRPr="008C2D57">
        <w:t>s</w:t>
      </w:r>
      <w:r w:rsidR="008C2D57">
        <w:t xml:space="preserve">, </w:t>
      </w:r>
      <w:r w:rsidR="008C2D57" w:rsidRPr="008C2D57">
        <w:t>Convert UI/UX designs (wireframes, mockups) into functional code</w:t>
      </w:r>
      <w:r w:rsidR="008C2D57">
        <w:t xml:space="preserve">, </w:t>
      </w:r>
      <w:proofErr w:type="gramStart"/>
      <w:r w:rsidR="008C2D57" w:rsidRPr="008C2D57">
        <w:t>Communicate</w:t>
      </w:r>
      <w:proofErr w:type="gramEnd"/>
      <w:r w:rsidR="008C2D57" w:rsidRPr="008C2D57">
        <w:t xml:space="preserve"> with backend APIs to get and send data and manage that data</w:t>
      </w:r>
      <w:r w:rsidR="007B1476">
        <w:t>, ensure Responsiveness of the web application.</w:t>
      </w:r>
      <w:r w:rsidR="007B1476" w:rsidRPr="00424897">
        <w:t xml:space="preserve"> Throughout</w:t>
      </w:r>
      <w:r w:rsidRPr="00424897">
        <w:t xml:space="preserve"> this internship, I will be engaged in the complete </w:t>
      </w:r>
      <w:r w:rsidR="007B1476">
        <w:t xml:space="preserve">Frontend </w:t>
      </w:r>
      <w:r w:rsidRPr="00424897">
        <w:t>development lifecycle from planning and implementation to testing and optimization. This project allows me to strengthen my skills in</w:t>
      </w:r>
      <w:r w:rsidR="007B1476">
        <w:t xml:space="preserve"> </w:t>
      </w:r>
      <w:r w:rsidR="00EA38A4">
        <w:t>React</w:t>
      </w:r>
      <w:r w:rsidR="00EA38A4" w:rsidRPr="00424897">
        <w:t xml:space="preserve">, </w:t>
      </w:r>
      <w:r w:rsidR="00EA38A4">
        <w:t>Responsive</w:t>
      </w:r>
      <w:r w:rsidR="007B1476">
        <w:t xml:space="preserve"> designs</w:t>
      </w:r>
      <w:r w:rsidRPr="00424897">
        <w:t>,</w:t>
      </w:r>
      <w:r w:rsidR="007B1476">
        <w:t xml:space="preserve"> </w:t>
      </w:r>
      <w:r w:rsidRPr="00424897">
        <w:t xml:space="preserve">and software development workflows while contributing directly to the company’s operational </w:t>
      </w:r>
      <w:proofErr w:type="spellStart"/>
      <w:proofErr w:type="gramStart"/>
      <w:r w:rsidRPr="00424897">
        <w:t>requirements.This</w:t>
      </w:r>
      <w:proofErr w:type="spellEnd"/>
      <w:proofErr w:type="gramEnd"/>
      <w:r w:rsidRPr="00424897">
        <w:t xml:space="preserve"> internship project not only supports my academic learning but also equips me with practical, industry-relevant experience in </w:t>
      </w:r>
      <w:r w:rsidR="007B1476">
        <w:t xml:space="preserve">Frontend </w:t>
      </w:r>
      <w:r w:rsidRPr="00424897">
        <w:t>development and modern web technologies.</w:t>
      </w:r>
    </w:p>
    <w:p w14:paraId="5B35D976" w14:textId="77777777" w:rsidR="00424897" w:rsidRDefault="00424897" w:rsidP="00424897">
      <w:pPr>
        <w:pStyle w:val="Heading2"/>
        <w:numPr>
          <w:ilvl w:val="1"/>
          <w:numId w:val="12"/>
        </w:numPr>
        <w:spacing w:line="360" w:lineRule="auto"/>
      </w:pPr>
      <w:bookmarkStart w:id="4" w:name="_Toc9524"/>
      <w:r>
        <w:lastRenderedPageBreak/>
        <w:t xml:space="preserve">Problem Statement </w:t>
      </w:r>
      <w:bookmarkEnd w:id="4"/>
    </w:p>
    <w:p w14:paraId="3BE46919" w14:textId="1EACB00C" w:rsidR="00424897" w:rsidRDefault="00424897" w:rsidP="00424897">
      <w:pPr>
        <w:spacing w:line="360" w:lineRule="auto"/>
        <w:ind w:left="0" w:firstLine="0"/>
      </w:pPr>
      <w:r>
        <w:t xml:space="preserve">In many organizations, a major challenge lies in the lack of a centralized digital system where they can efficiently manage, store, and track essential data. Companies often rely on scattered tools, manual processes, or multiple third-party services, which increases operational complexity and </w:t>
      </w:r>
      <w:r w:rsidR="007B1476">
        <w:t>cost. This</w:t>
      </w:r>
      <w:r>
        <w:t xml:space="preserve"> absence of a unified and reliable platform leads to data inconsistencies, slower workflows, and reduced productivity. As a result, organizations face difficulties in maintaining smooth operations and delivering quality services to clients and stakeholders.</w:t>
      </w:r>
    </w:p>
    <w:p w14:paraId="44A0A6C5" w14:textId="77777777" w:rsidR="00424897" w:rsidRDefault="00424897" w:rsidP="00424897">
      <w:pPr>
        <w:pStyle w:val="Heading2"/>
        <w:numPr>
          <w:ilvl w:val="1"/>
          <w:numId w:val="12"/>
        </w:numPr>
        <w:spacing w:line="360" w:lineRule="auto"/>
      </w:pPr>
      <w:bookmarkStart w:id="5" w:name="_Toc9525"/>
      <w:r>
        <w:t>Objective</w:t>
      </w:r>
      <w:r>
        <w:rPr>
          <w:sz w:val="24"/>
        </w:rPr>
        <w:t xml:space="preserve"> </w:t>
      </w:r>
      <w:r>
        <w:t xml:space="preserve">of Internship  </w:t>
      </w:r>
      <w:bookmarkEnd w:id="5"/>
    </w:p>
    <w:p w14:paraId="622AA05E" w14:textId="77777777" w:rsidR="00424897" w:rsidRDefault="00424897" w:rsidP="00424897">
      <w:pPr>
        <w:spacing w:line="360" w:lineRule="auto"/>
        <w:ind w:left="0" w:firstLine="0"/>
      </w:pPr>
      <w:r>
        <w:t xml:space="preserve">The internship program is designed to provide students with meaningful professional exposure through hands-on involvement in industry-level projects. By applying academic knowledge to practical situations, interns develop stronger technical, analytical, and problem-solving skills. This experience also promotes teamwork, self-confidence, and overall personal growth. </w:t>
      </w:r>
    </w:p>
    <w:p w14:paraId="185716F5" w14:textId="77777777" w:rsidR="00424897" w:rsidRDefault="00424897" w:rsidP="00424897">
      <w:pPr>
        <w:spacing w:line="360" w:lineRule="auto"/>
        <w:ind w:left="0" w:firstLine="0"/>
      </w:pPr>
      <w:r>
        <w:t>During the internship, students get the opportunity to contribute to actual organizational projects, collaborate with development teams, and enhance their understanding of professional software development practices.</w:t>
      </w:r>
    </w:p>
    <w:p w14:paraId="6018828E" w14:textId="77777777" w:rsidR="00424897" w:rsidRDefault="00424897" w:rsidP="00424897">
      <w:pPr>
        <w:spacing w:line="360" w:lineRule="auto"/>
        <w:ind w:left="0" w:firstLine="0"/>
      </w:pPr>
      <w:r>
        <w:t>The primary objective of the internship program is:</w:t>
      </w:r>
    </w:p>
    <w:p w14:paraId="6D804440" w14:textId="7AE50874" w:rsidR="007B1476" w:rsidRPr="00424897" w:rsidRDefault="007B1476" w:rsidP="003028F6">
      <w:pPr>
        <w:pStyle w:val="ListParagraph"/>
        <w:numPr>
          <w:ilvl w:val="0"/>
          <w:numId w:val="13"/>
        </w:numPr>
        <w:spacing w:line="360" w:lineRule="auto"/>
      </w:pPr>
      <w:r w:rsidRPr="007B1476">
        <w:rPr>
          <w:b/>
          <w:bCs/>
        </w:rPr>
        <w:t xml:space="preserve">Gain Practical Industry Experience: </w:t>
      </w:r>
      <w:r w:rsidRPr="007B1476">
        <w:t>Develop hands-on skills by working on real-world web development tasks using React, bridging the gap between classroom knowledge and professional practice.</w:t>
      </w:r>
    </w:p>
    <w:p w14:paraId="109E5667" w14:textId="77777777" w:rsidR="003028F6" w:rsidRDefault="003028F6" w:rsidP="003028F6">
      <w:pPr>
        <w:pStyle w:val="Heading2"/>
        <w:numPr>
          <w:ilvl w:val="1"/>
          <w:numId w:val="12"/>
        </w:numPr>
        <w:spacing w:line="360" w:lineRule="auto"/>
      </w:pPr>
      <w:bookmarkStart w:id="6" w:name="_Toc9526"/>
      <w:r>
        <w:t xml:space="preserve">Objective of Project </w:t>
      </w:r>
      <w:bookmarkEnd w:id="6"/>
    </w:p>
    <w:p w14:paraId="25656491" w14:textId="26372473" w:rsidR="003028F6" w:rsidRPr="003028F6" w:rsidRDefault="003028F6" w:rsidP="003028F6">
      <w:pPr>
        <w:spacing w:line="360" w:lineRule="auto"/>
        <w:ind w:left="0" w:firstLine="0"/>
      </w:pPr>
      <w:r w:rsidRPr="003028F6">
        <w:t xml:space="preserve">The project I am developing during my internship </w:t>
      </w:r>
      <w:r w:rsidRPr="007B1476">
        <w:t xml:space="preserve">at </w:t>
      </w:r>
      <w:proofErr w:type="spellStart"/>
      <w:r w:rsidRPr="007B1476">
        <w:t>Pravidhi</w:t>
      </w:r>
      <w:proofErr w:type="spellEnd"/>
      <w:r w:rsidRPr="007B1476">
        <w:t xml:space="preserve"> Digital Innovations</w:t>
      </w:r>
      <w:r w:rsidRPr="003028F6">
        <w:t xml:space="preserve"> focuses on creating </w:t>
      </w:r>
      <w:r w:rsidR="007B1476">
        <w:t>Interactive user</w:t>
      </w:r>
      <w:r w:rsidR="00D8348E">
        <w:t>-</w:t>
      </w:r>
      <w:r w:rsidR="007B1476">
        <w:t xml:space="preserve">facing parts of website </w:t>
      </w:r>
      <w:r w:rsidRPr="003028F6">
        <w:t>using</w:t>
      </w:r>
      <w:r w:rsidR="007B1476">
        <w:rPr>
          <w:b/>
          <w:bCs/>
        </w:rPr>
        <w:t xml:space="preserve"> </w:t>
      </w:r>
      <w:r w:rsidR="007B1476" w:rsidRPr="007B1476">
        <w:t>React.js</w:t>
      </w:r>
      <w:r w:rsidRPr="003028F6">
        <w:t xml:space="preserve">. The aim is to provide the organization with a reliable and scalable </w:t>
      </w:r>
      <w:r w:rsidR="007B1476">
        <w:t xml:space="preserve">Frontend </w:t>
      </w:r>
      <w:r w:rsidRPr="003028F6">
        <w:t>p</w:t>
      </w:r>
      <w:r w:rsidR="007B1476">
        <w:t>l</w:t>
      </w:r>
      <w:r w:rsidRPr="003028F6">
        <w:t xml:space="preserve">atform that supports efficient data management, process automation, and seamless integration with </w:t>
      </w:r>
      <w:r w:rsidR="007B1476">
        <w:t xml:space="preserve">backend </w:t>
      </w:r>
      <w:r w:rsidRPr="003028F6">
        <w:t>systems.</w:t>
      </w:r>
    </w:p>
    <w:p w14:paraId="3DCFDC87" w14:textId="77777777" w:rsidR="003028F6" w:rsidRPr="003028F6" w:rsidRDefault="003028F6" w:rsidP="003028F6">
      <w:pPr>
        <w:spacing w:line="360" w:lineRule="auto"/>
        <w:ind w:left="0" w:firstLine="0"/>
      </w:pPr>
      <w:r w:rsidRPr="003028F6">
        <w:t>The objectives of this project are:</w:t>
      </w:r>
    </w:p>
    <w:p w14:paraId="3DFDC5BC" w14:textId="555CC4FF" w:rsidR="00424897" w:rsidRPr="00424897" w:rsidRDefault="003028F6" w:rsidP="00EA38A4">
      <w:pPr>
        <w:numPr>
          <w:ilvl w:val="0"/>
          <w:numId w:val="14"/>
        </w:numPr>
        <w:spacing w:line="360" w:lineRule="auto"/>
      </w:pPr>
      <w:r w:rsidRPr="003028F6">
        <w:t xml:space="preserve">To </w:t>
      </w:r>
      <w:r w:rsidR="007B1476">
        <w:t xml:space="preserve">build </w:t>
      </w:r>
      <w:r w:rsidR="007B1476" w:rsidRPr="007B1476">
        <w:t>interactive, user-facing parts of websites and apps, turning designs into code using React to create reusable components, manage data flow, ensure responsiveness across devices, and connect with backend services, focusing on a fast, smooth, and visually appealing user experience.</w:t>
      </w:r>
    </w:p>
    <w:p w14:paraId="2481325A" w14:textId="77777777" w:rsidR="00EA38A4" w:rsidRDefault="003028F6" w:rsidP="003028F6">
      <w:pPr>
        <w:pStyle w:val="Heading1"/>
        <w:numPr>
          <w:ilvl w:val="0"/>
          <w:numId w:val="0"/>
        </w:numPr>
        <w:spacing w:after="174" w:line="360" w:lineRule="auto"/>
        <w:ind w:right="671"/>
        <w:rPr>
          <w:rFonts w:ascii="Arial" w:eastAsia="Arial" w:hAnsi="Arial" w:cs="Arial"/>
        </w:rPr>
      </w:pPr>
      <w:bookmarkStart w:id="7" w:name="_Toc9527"/>
      <w:r>
        <w:lastRenderedPageBreak/>
        <w:t xml:space="preserve">CHAPTER 2 </w:t>
      </w:r>
      <w:r>
        <w:rPr>
          <w:rFonts w:ascii="Arial" w:eastAsia="Arial" w:hAnsi="Arial" w:cs="Arial"/>
        </w:rPr>
        <w:t xml:space="preserve"> </w:t>
      </w:r>
    </w:p>
    <w:p w14:paraId="4B97A36C" w14:textId="305ABFEA" w:rsidR="003028F6" w:rsidRDefault="003028F6" w:rsidP="003028F6">
      <w:pPr>
        <w:pStyle w:val="Heading1"/>
        <w:numPr>
          <w:ilvl w:val="0"/>
          <w:numId w:val="0"/>
        </w:numPr>
        <w:spacing w:after="174" w:line="360" w:lineRule="auto"/>
        <w:ind w:right="671"/>
      </w:pPr>
      <w:r>
        <w:t xml:space="preserve"> INTERNSHIP DESCRIPTION</w:t>
      </w:r>
      <w:bookmarkEnd w:id="7"/>
    </w:p>
    <w:p w14:paraId="1365562E" w14:textId="77777777" w:rsidR="003028F6" w:rsidRDefault="003028F6" w:rsidP="003028F6">
      <w:pPr>
        <w:pStyle w:val="Heading2"/>
        <w:numPr>
          <w:ilvl w:val="0"/>
          <w:numId w:val="0"/>
        </w:numPr>
        <w:spacing w:line="360" w:lineRule="auto"/>
        <w:rPr>
          <w:sz w:val="28"/>
          <w:szCs w:val="28"/>
        </w:rPr>
      </w:pPr>
      <w:bookmarkStart w:id="8" w:name="_Toc9528"/>
      <w:r w:rsidRPr="003028F6">
        <w:rPr>
          <w:sz w:val="28"/>
          <w:szCs w:val="28"/>
        </w:rPr>
        <w:t>2.1.</w:t>
      </w:r>
      <w:r w:rsidRPr="003028F6">
        <w:rPr>
          <w:rFonts w:ascii="Arial" w:eastAsia="Arial" w:hAnsi="Arial" w:cs="Arial"/>
          <w:sz w:val="28"/>
          <w:szCs w:val="28"/>
        </w:rPr>
        <w:t xml:space="preserve"> </w:t>
      </w:r>
      <w:r w:rsidRPr="003028F6">
        <w:rPr>
          <w:sz w:val="28"/>
          <w:szCs w:val="28"/>
        </w:rPr>
        <w:t>Organization Description</w:t>
      </w:r>
      <w:bookmarkEnd w:id="8"/>
    </w:p>
    <w:p w14:paraId="51CFBFC9" w14:textId="192FD2C9" w:rsidR="007119B8" w:rsidRPr="003028F6" w:rsidRDefault="003028F6" w:rsidP="003028F6">
      <w:pPr>
        <w:spacing w:line="360" w:lineRule="auto"/>
        <w:ind w:left="0" w:firstLine="0"/>
      </w:pPr>
      <w:proofErr w:type="spellStart"/>
      <w:r w:rsidRPr="00D8348E">
        <w:rPr>
          <w:bCs/>
        </w:rPr>
        <w:t>Pravidhi</w:t>
      </w:r>
      <w:proofErr w:type="spellEnd"/>
      <w:r w:rsidRPr="00D8348E">
        <w:rPr>
          <w:bCs/>
        </w:rPr>
        <w:t xml:space="preserve"> Digital Innovations</w:t>
      </w:r>
      <w:r>
        <w:rPr>
          <w:b/>
        </w:rPr>
        <w:t xml:space="preserve"> </w:t>
      </w:r>
      <w:r>
        <w:t>is a renowned IT service provider based in Srijana</w:t>
      </w:r>
      <w:r w:rsidR="007B1476">
        <w:t xml:space="preserve"> C</w:t>
      </w:r>
      <w:r>
        <w:t>howk, Pokhara</w:t>
      </w:r>
      <w:r w:rsidR="009D43E8">
        <w:t>-</w:t>
      </w:r>
      <w:r w:rsidR="007B1476">
        <w:t>8</w:t>
      </w:r>
      <w:r>
        <w:t>.</w:t>
      </w:r>
      <w:r w:rsidR="007B1476">
        <w:t xml:space="preserve"> </w:t>
      </w:r>
      <w:proofErr w:type="gramStart"/>
      <w:r>
        <w:t>The</w:t>
      </w:r>
      <w:proofErr w:type="gramEnd"/>
      <w:r>
        <w:t xml:space="preserve"> company's mission is to facilitate skill development and career advancement through a range of services, including IT courses, academic programs, job-related </w:t>
      </w:r>
      <w:proofErr w:type="gramStart"/>
      <w:r>
        <w:t>trainings</w:t>
      </w:r>
      <w:proofErr w:type="gramEnd"/>
      <w:r>
        <w:t xml:space="preserve">, internship opportunities, and job placements. </w:t>
      </w:r>
      <w:proofErr w:type="spellStart"/>
      <w:r>
        <w:t>Pravidhi</w:t>
      </w:r>
      <w:proofErr w:type="spellEnd"/>
      <w:r>
        <w:t xml:space="preserve"> Digital Innovations aims to bridge the gap between education and industry by providing practical, hands-on learning experiences. (</w:t>
      </w:r>
      <w:proofErr w:type="spellStart"/>
      <w:r>
        <w:t>Pravidhi</w:t>
      </w:r>
      <w:proofErr w:type="spellEnd"/>
      <w:r>
        <w:t>, 2020)</w:t>
      </w:r>
      <w:r w:rsidR="007119B8">
        <w:t>.</w:t>
      </w:r>
    </w:p>
    <w:p w14:paraId="29FD7111" w14:textId="77777777" w:rsidR="003028F6" w:rsidRDefault="003028F6" w:rsidP="003028F6">
      <w:pPr>
        <w:spacing w:after="175" w:line="259" w:lineRule="auto"/>
        <w:ind w:right="498"/>
        <w:jc w:val="center"/>
      </w:pPr>
      <w:r>
        <w:rPr>
          <w:b/>
        </w:rPr>
        <w:t xml:space="preserve">Figure 1: </w:t>
      </w:r>
      <w:proofErr w:type="spellStart"/>
      <w:r>
        <w:rPr>
          <w:b/>
        </w:rPr>
        <w:t>Pravidhi</w:t>
      </w:r>
      <w:proofErr w:type="spellEnd"/>
      <w:r>
        <w:rPr>
          <w:b/>
        </w:rPr>
        <w:t xml:space="preserve"> Digital Innovations Logo </w:t>
      </w:r>
    </w:p>
    <w:p w14:paraId="178E27AB" w14:textId="0B755EF8" w:rsidR="007A4F2A" w:rsidRPr="007A4F2A" w:rsidRDefault="007A4F2A" w:rsidP="00EA38A4">
      <w:pPr>
        <w:pStyle w:val="Heading3"/>
        <w:numPr>
          <w:ilvl w:val="0"/>
          <w:numId w:val="0"/>
        </w:numPr>
      </w:pPr>
      <w:r>
        <w:t xml:space="preserve">Table 1: Organization Information </w:t>
      </w:r>
    </w:p>
    <w:tbl>
      <w:tblPr>
        <w:tblStyle w:val="TableGrid0"/>
        <w:tblW w:w="8645" w:type="dxa"/>
        <w:tblInd w:w="10" w:type="dxa"/>
        <w:tblLook w:val="04A0" w:firstRow="1" w:lastRow="0" w:firstColumn="1" w:lastColumn="0" w:noHBand="0" w:noVBand="1"/>
      </w:tblPr>
      <w:tblGrid>
        <w:gridCol w:w="2843"/>
        <w:gridCol w:w="5802"/>
      </w:tblGrid>
      <w:tr w:rsidR="007A4F2A" w14:paraId="20F38634" w14:textId="77777777" w:rsidTr="007119B8">
        <w:trPr>
          <w:trHeight w:val="466"/>
        </w:trPr>
        <w:tc>
          <w:tcPr>
            <w:tcW w:w="2843" w:type="dxa"/>
          </w:tcPr>
          <w:p w14:paraId="43949048" w14:textId="77777777" w:rsidR="007A4F2A" w:rsidRDefault="007A4F2A" w:rsidP="007A4F2A">
            <w:pPr>
              <w:ind w:left="0" w:firstLine="0"/>
            </w:pPr>
            <w:r>
              <w:t>Name</w:t>
            </w:r>
          </w:p>
        </w:tc>
        <w:tc>
          <w:tcPr>
            <w:tcW w:w="5802" w:type="dxa"/>
          </w:tcPr>
          <w:p w14:paraId="356FE6BC" w14:textId="77777777" w:rsidR="007A4F2A" w:rsidRDefault="007A4F2A" w:rsidP="007A4F2A">
            <w:pPr>
              <w:ind w:left="0" w:firstLine="0"/>
            </w:pPr>
            <w:proofErr w:type="spellStart"/>
            <w:r>
              <w:t>Pravidhi</w:t>
            </w:r>
            <w:proofErr w:type="spellEnd"/>
            <w:r>
              <w:t xml:space="preserve"> Digital Innovations</w:t>
            </w:r>
          </w:p>
        </w:tc>
      </w:tr>
      <w:tr w:rsidR="007A4F2A" w14:paraId="1E113292" w14:textId="77777777" w:rsidTr="007119B8">
        <w:trPr>
          <w:trHeight w:val="452"/>
        </w:trPr>
        <w:tc>
          <w:tcPr>
            <w:tcW w:w="2843" w:type="dxa"/>
          </w:tcPr>
          <w:p w14:paraId="39702C71" w14:textId="77777777" w:rsidR="007A4F2A" w:rsidRDefault="007A4F2A" w:rsidP="007A4F2A">
            <w:pPr>
              <w:ind w:left="0" w:firstLine="0"/>
            </w:pPr>
            <w:r>
              <w:t xml:space="preserve">Organization Type </w:t>
            </w:r>
          </w:p>
        </w:tc>
        <w:tc>
          <w:tcPr>
            <w:tcW w:w="5802" w:type="dxa"/>
          </w:tcPr>
          <w:p w14:paraId="1F65C3B1" w14:textId="77777777" w:rsidR="007A4F2A" w:rsidRDefault="007A4F2A" w:rsidP="007A4F2A">
            <w:pPr>
              <w:ind w:left="0" w:firstLine="0"/>
            </w:pPr>
            <w:r>
              <w:t xml:space="preserve">Private Limited </w:t>
            </w:r>
          </w:p>
        </w:tc>
      </w:tr>
      <w:tr w:rsidR="007A4F2A" w14:paraId="391452EF" w14:textId="77777777" w:rsidTr="007119B8">
        <w:trPr>
          <w:trHeight w:val="466"/>
        </w:trPr>
        <w:tc>
          <w:tcPr>
            <w:tcW w:w="2843" w:type="dxa"/>
          </w:tcPr>
          <w:p w14:paraId="14CDD9A4" w14:textId="77777777" w:rsidR="007A4F2A" w:rsidRDefault="007A4F2A" w:rsidP="007A4F2A">
            <w:pPr>
              <w:ind w:left="0" w:firstLine="0"/>
            </w:pPr>
            <w:r>
              <w:t xml:space="preserve">Address </w:t>
            </w:r>
          </w:p>
        </w:tc>
        <w:tc>
          <w:tcPr>
            <w:tcW w:w="5802" w:type="dxa"/>
          </w:tcPr>
          <w:p w14:paraId="382330CF" w14:textId="77777777" w:rsidR="007A4F2A" w:rsidRDefault="007A4F2A" w:rsidP="007A4F2A">
            <w:pPr>
              <w:ind w:left="0" w:firstLine="0"/>
            </w:pPr>
            <w:r>
              <w:t xml:space="preserve">Pokhara-8, </w:t>
            </w:r>
            <w:proofErr w:type="spellStart"/>
            <w:r>
              <w:t>Srijanachowk</w:t>
            </w:r>
            <w:proofErr w:type="spellEnd"/>
            <w:r>
              <w:t xml:space="preserve"> </w:t>
            </w:r>
          </w:p>
        </w:tc>
      </w:tr>
      <w:tr w:rsidR="007A4F2A" w14:paraId="1A10E158" w14:textId="77777777" w:rsidTr="007119B8">
        <w:trPr>
          <w:trHeight w:val="466"/>
        </w:trPr>
        <w:tc>
          <w:tcPr>
            <w:tcW w:w="2843" w:type="dxa"/>
          </w:tcPr>
          <w:p w14:paraId="5BBE7D94" w14:textId="77777777" w:rsidR="007A4F2A" w:rsidRDefault="007A4F2A" w:rsidP="007A4F2A">
            <w:pPr>
              <w:ind w:left="0" w:firstLine="0"/>
            </w:pPr>
            <w:r>
              <w:t xml:space="preserve">Phone </w:t>
            </w:r>
          </w:p>
        </w:tc>
        <w:tc>
          <w:tcPr>
            <w:tcW w:w="5802" w:type="dxa"/>
          </w:tcPr>
          <w:p w14:paraId="35E4800A" w14:textId="77777777" w:rsidR="007A4F2A" w:rsidRDefault="007A4F2A" w:rsidP="007A4F2A">
            <w:pPr>
              <w:ind w:left="0" w:firstLine="0"/>
            </w:pPr>
            <w:r>
              <w:t>+977 9856282224</w:t>
            </w:r>
          </w:p>
        </w:tc>
      </w:tr>
      <w:tr w:rsidR="007A4F2A" w14:paraId="476FE841" w14:textId="77777777" w:rsidTr="007119B8">
        <w:trPr>
          <w:trHeight w:val="466"/>
        </w:trPr>
        <w:tc>
          <w:tcPr>
            <w:tcW w:w="2843" w:type="dxa"/>
          </w:tcPr>
          <w:p w14:paraId="14A19B0D" w14:textId="77777777" w:rsidR="007A4F2A" w:rsidRDefault="007A4F2A" w:rsidP="007A4F2A">
            <w:pPr>
              <w:ind w:left="0" w:firstLine="0"/>
            </w:pPr>
            <w:r>
              <w:t xml:space="preserve">Email </w:t>
            </w:r>
          </w:p>
        </w:tc>
        <w:tc>
          <w:tcPr>
            <w:tcW w:w="5802" w:type="dxa"/>
          </w:tcPr>
          <w:p w14:paraId="16C61066" w14:textId="77777777" w:rsidR="007A4F2A" w:rsidRDefault="007A4F2A" w:rsidP="007A4F2A">
            <w:pPr>
              <w:ind w:left="0" w:firstLine="0"/>
            </w:pPr>
            <w:r>
              <w:t xml:space="preserve">infopravidhinepal@gmail.com </w:t>
            </w:r>
          </w:p>
        </w:tc>
      </w:tr>
      <w:tr w:rsidR="007A4F2A" w14:paraId="4B8A6548" w14:textId="77777777" w:rsidTr="007119B8">
        <w:trPr>
          <w:trHeight w:val="452"/>
        </w:trPr>
        <w:tc>
          <w:tcPr>
            <w:tcW w:w="2843" w:type="dxa"/>
          </w:tcPr>
          <w:p w14:paraId="2B2DDF3B" w14:textId="77777777" w:rsidR="007A4F2A" w:rsidRDefault="007A4F2A" w:rsidP="007A4F2A">
            <w:pPr>
              <w:ind w:left="0" w:firstLine="0"/>
            </w:pPr>
            <w:r>
              <w:t xml:space="preserve">Website </w:t>
            </w:r>
          </w:p>
        </w:tc>
        <w:tc>
          <w:tcPr>
            <w:tcW w:w="5802" w:type="dxa"/>
          </w:tcPr>
          <w:p w14:paraId="19D99734" w14:textId="77777777" w:rsidR="007A4F2A" w:rsidRDefault="007119B8" w:rsidP="007A4F2A">
            <w:pPr>
              <w:ind w:left="0" w:firstLine="0"/>
            </w:pPr>
            <w:r>
              <w:t>www.pravidhinepal.com</w:t>
            </w:r>
            <w:r w:rsidR="007A4F2A">
              <w:t xml:space="preserve"> </w:t>
            </w:r>
          </w:p>
        </w:tc>
      </w:tr>
    </w:tbl>
    <w:p w14:paraId="175C4843" w14:textId="01EAA3E4" w:rsidR="007A4F2A" w:rsidRDefault="007A4F2A" w:rsidP="007A4F2A">
      <w:pPr>
        <w:rPr>
          <w:rFonts w:eastAsiaTheme="minorEastAsia"/>
          <w:noProof/>
        </w:rPr>
      </w:pPr>
    </w:p>
    <w:p w14:paraId="75CE904E" w14:textId="30995704" w:rsidR="00EA38A4" w:rsidRDefault="00EA38A4" w:rsidP="00EA38A4">
      <w:pPr>
        <w:rPr>
          <w:rFonts w:eastAsiaTheme="minorEastAsia"/>
          <w:noProof/>
        </w:rPr>
      </w:pPr>
      <w:r>
        <w:rPr>
          <w:rFonts w:eastAsiaTheme="minorEastAsia"/>
          <w:noProof/>
        </w:rPr>
        <w:t>The following is the organizational hirearchy:</w:t>
      </w:r>
    </w:p>
    <w:p w14:paraId="27C50CE7" w14:textId="30F5DC6A" w:rsidR="008731D8" w:rsidRDefault="00EA38A4" w:rsidP="00EA38A4">
      <w:pPr>
        <w:jc w:val="center"/>
        <w:rPr>
          <w:rFonts w:eastAsiaTheme="minorEastAsia"/>
          <w:noProof/>
        </w:rPr>
      </w:pPr>
      <w:r>
        <w:rPr>
          <w:rFonts w:eastAsiaTheme="minorEastAsia"/>
          <w:noProof/>
        </w:rPr>
        <w:drawing>
          <wp:inline distT="0" distB="0" distL="0" distR="0" wp14:anchorId="40F1BDD0" wp14:editId="606E155F">
            <wp:extent cx="4419600" cy="2823316"/>
            <wp:effectExtent l="0" t="0" r="0" b="0"/>
            <wp:docPr id="1772200095" name="Picture 1772200095"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white rectang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25287" cy="2826949"/>
                    </a:xfrm>
                    <a:prstGeom prst="rect">
                      <a:avLst/>
                    </a:prstGeom>
                  </pic:spPr>
                </pic:pic>
              </a:graphicData>
            </a:graphic>
          </wp:inline>
        </w:drawing>
      </w:r>
    </w:p>
    <w:p w14:paraId="4D8CB57C" w14:textId="77777777" w:rsidR="008731D8" w:rsidRDefault="008731D8" w:rsidP="008731D8">
      <w:pPr>
        <w:spacing w:after="120" w:line="360" w:lineRule="auto"/>
        <w:ind w:right="501"/>
        <w:jc w:val="center"/>
      </w:pPr>
      <w:r>
        <w:rPr>
          <w:rFonts w:eastAsiaTheme="minorEastAsia"/>
        </w:rPr>
        <w:tab/>
      </w:r>
      <w:r>
        <w:rPr>
          <w:rFonts w:eastAsiaTheme="minorEastAsia"/>
        </w:rPr>
        <w:tab/>
      </w:r>
      <w:r>
        <w:rPr>
          <w:b/>
        </w:rPr>
        <w:t xml:space="preserve">Figure 2: Operational Hierarchy of </w:t>
      </w:r>
      <w:proofErr w:type="spellStart"/>
      <w:r w:rsidR="009D43E8">
        <w:rPr>
          <w:b/>
        </w:rPr>
        <w:t>Pravidhi</w:t>
      </w:r>
      <w:proofErr w:type="spellEnd"/>
      <w:r>
        <w:rPr>
          <w:b/>
        </w:rPr>
        <w:t xml:space="preserve"> </w:t>
      </w:r>
      <w:r w:rsidR="009D43E8">
        <w:rPr>
          <w:b/>
        </w:rPr>
        <w:t>Digital Innovations</w:t>
      </w:r>
      <w:r>
        <w:rPr>
          <w:b/>
        </w:rPr>
        <w:t xml:space="preserve"> </w:t>
      </w:r>
    </w:p>
    <w:p w14:paraId="2A1B3F66" w14:textId="77777777" w:rsidR="008731D8" w:rsidRDefault="008731D8" w:rsidP="008731D8">
      <w:pPr>
        <w:pStyle w:val="Heading2"/>
        <w:numPr>
          <w:ilvl w:val="0"/>
          <w:numId w:val="0"/>
        </w:numPr>
        <w:spacing w:line="360" w:lineRule="auto"/>
      </w:pPr>
      <w:bookmarkStart w:id="9" w:name="_Toc9529"/>
      <w:r>
        <w:lastRenderedPageBreak/>
        <w:t>2.2.</w:t>
      </w:r>
      <w:r>
        <w:rPr>
          <w:rFonts w:ascii="Arial" w:eastAsia="Arial" w:hAnsi="Arial" w:cs="Arial"/>
        </w:rPr>
        <w:t xml:space="preserve"> </w:t>
      </w:r>
      <w:r>
        <w:t xml:space="preserve"> Description of Internship Duration </w:t>
      </w:r>
      <w:bookmarkEnd w:id="9"/>
    </w:p>
    <w:p w14:paraId="725BEE5D" w14:textId="77777777" w:rsidR="008731D8" w:rsidRDefault="008731D8" w:rsidP="008731D8">
      <w:pPr>
        <w:tabs>
          <w:tab w:val="left" w:pos="3852"/>
        </w:tabs>
        <w:spacing w:line="360" w:lineRule="auto"/>
        <w:rPr>
          <w:rFonts w:eastAsiaTheme="minorEastAsia"/>
        </w:rPr>
      </w:pPr>
      <w:r w:rsidRPr="008731D8">
        <w:rPr>
          <w:rFonts w:eastAsiaTheme="minorEastAsia"/>
        </w:rPr>
        <w:t>As per the requirement of the curriculum of BSc. CSIT 8th Semester, the minimum requirement of internship period is 10 weeks/180 hours. It consists of different phase of training or tasks performed with a specific objective for each phase. Each phase shows the progress of intern in internship. It also consists of information about how and when interns will accomplish objectives of each task.</w:t>
      </w:r>
    </w:p>
    <w:p w14:paraId="4BD45C79" w14:textId="77777777" w:rsidR="008731D8" w:rsidRDefault="008731D8" w:rsidP="008731D8">
      <w:pPr>
        <w:pStyle w:val="Heading3"/>
        <w:numPr>
          <w:ilvl w:val="0"/>
          <w:numId w:val="0"/>
        </w:numPr>
        <w:jc w:val="center"/>
      </w:pPr>
      <w:r>
        <w:t>Table 2: Internship Description Table</w:t>
      </w:r>
    </w:p>
    <w:tbl>
      <w:tblPr>
        <w:tblStyle w:val="TableGrid"/>
        <w:tblW w:w="8292" w:type="dxa"/>
        <w:tblInd w:w="361" w:type="dxa"/>
        <w:tblCellMar>
          <w:top w:w="92" w:type="dxa"/>
          <w:left w:w="110" w:type="dxa"/>
          <w:right w:w="115" w:type="dxa"/>
        </w:tblCellMar>
        <w:tblLook w:val="04A0" w:firstRow="1" w:lastRow="0" w:firstColumn="1" w:lastColumn="0" w:noHBand="0" w:noVBand="1"/>
      </w:tblPr>
      <w:tblGrid>
        <w:gridCol w:w="2205"/>
        <w:gridCol w:w="6087"/>
      </w:tblGrid>
      <w:tr w:rsidR="008731D8" w14:paraId="09AC17CB" w14:textId="77777777" w:rsidTr="008731D8">
        <w:trPr>
          <w:trHeight w:val="480"/>
        </w:trPr>
        <w:tc>
          <w:tcPr>
            <w:tcW w:w="2205" w:type="dxa"/>
            <w:tcBorders>
              <w:top w:val="single" w:sz="4" w:space="0" w:color="000000"/>
              <w:left w:val="single" w:sz="4" w:space="0" w:color="000000"/>
              <w:bottom w:val="single" w:sz="4" w:space="0" w:color="000000"/>
              <w:right w:val="single" w:sz="4" w:space="0" w:color="000000"/>
            </w:tcBorders>
          </w:tcPr>
          <w:p w14:paraId="2CEC5D02" w14:textId="77777777" w:rsidR="008731D8" w:rsidRDefault="008731D8" w:rsidP="00B14E8C">
            <w:pPr>
              <w:spacing w:line="259" w:lineRule="auto"/>
              <w:ind w:left="0" w:firstLine="0"/>
              <w:jc w:val="left"/>
            </w:pPr>
            <w:r>
              <w:t xml:space="preserve">Start Date </w:t>
            </w:r>
          </w:p>
        </w:tc>
        <w:tc>
          <w:tcPr>
            <w:tcW w:w="6087" w:type="dxa"/>
            <w:tcBorders>
              <w:top w:val="single" w:sz="4" w:space="0" w:color="000000"/>
              <w:left w:val="single" w:sz="4" w:space="0" w:color="000000"/>
              <w:bottom w:val="single" w:sz="4" w:space="0" w:color="000000"/>
              <w:right w:val="single" w:sz="4" w:space="0" w:color="000000"/>
            </w:tcBorders>
          </w:tcPr>
          <w:p w14:paraId="02B8E169" w14:textId="77777777" w:rsidR="008731D8" w:rsidRDefault="008731D8" w:rsidP="00B14E8C">
            <w:pPr>
              <w:spacing w:line="259" w:lineRule="auto"/>
              <w:ind w:left="0" w:firstLine="0"/>
              <w:jc w:val="left"/>
            </w:pPr>
            <w:r>
              <w:t>27</w:t>
            </w:r>
            <w:r>
              <w:rPr>
                <w:vertAlign w:val="superscript"/>
              </w:rPr>
              <w:t>th</w:t>
            </w:r>
            <w:r>
              <w:t xml:space="preserve"> November, 2025 </w:t>
            </w:r>
          </w:p>
        </w:tc>
      </w:tr>
      <w:tr w:rsidR="008731D8" w14:paraId="330656A9" w14:textId="77777777" w:rsidTr="008731D8">
        <w:trPr>
          <w:trHeight w:val="389"/>
        </w:trPr>
        <w:tc>
          <w:tcPr>
            <w:tcW w:w="2205" w:type="dxa"/>
            <w:tcBorders>
              <w:top w:val="single" w:sz="4" w:space="0" w:color="000000"/>
              <w:left w:val="single" w:sz="4" w:space="0" w:color="000000"/>
              <w:bottom w:val="single" w:sz="4" w:space="0" w:color="000000"/>
              <w:right w:val="single" w:sz="4" w:space="0" w:color="000000"/>
            </w:tcBorders>
          </w:tcPr>
          <w:p w14:paraId="2A198564" w14:textId="77777777" w:rsidR="008731D8" w:rsidRDefault="008731D8" w:rsidP="00B14E8C">
            <w:pPr>
              <w:spacing w:line="259" w:lineRule="auto"/>
              <w:ind w:left="0" w:firstLine="0"/>
              <w:jc w:val="left"/>
            </w:pPr>
            <w:r>
              <w:t xml:space="preserve">Duration </w:t>
            </w:r>
          </w:p>
        </w:tc>
        <w:tc>
          <w:tcPr>
            <w:tcW w:w="6087" w:type="dxa"/>
            <w:tcBorders>
              <w:top w:val="single" w:sz="4" w:space="0" w:color="000000"/>
              <w:left w:val="single" w:sz="4" w:space="0" w:color="000000"/>
              <w:bottom w:val="single" w:sz="4" w:space="0" w:color="000000"/>
              <w:right w:val="single" w:sz="4" w:space="0" w:color="000000"/>
            </w:tcBorders>
          </w:tcPr>
          <w:p w14:paraId="301F121B" w14:textId="77777777" w:rsidR="008731D8" w:rsidRDefault="008731D8" w:rsidP="00B14E8C">
            <w:pPr>
              <w:spacing w:line="259" w:lineRule="auto"/>
              <w:ind w:left="0" w:firstLine="0"/>
              <w:jc w:val="left"/>
            </w:pPr>
            <w:r>
              <w:t xml:space="preserve">10 Weeks </w:t>
            </w:r>
          </w:p>
        </w:tc>
      </w:tr>
      <w:tr w:rsidR="008731D8" w14:paraId="1E6E9E39" w14:textId="77777777" w:rsidTr="008731D8">
        <w:trPr>
          <w:trHeight w:val="390"/>
        </w:trPr>
        <w:tc>
          <w:tcPr>
            <w:tcW w:w="2205" w:type="dxa"/>
            <w:tcBorders>
              <w:top w:val="single" w:sz="4" w:space="0" w:color="000000"/>
              <w:left w:val="single" w:sz="4" w:space="0" w:color="000000"/>
              <w:bottom w:val="single" w:sz="4" w:space="0" w:color="000000"/>
              <w:right w:val="single" w:sz="4" w:space="0" w:color="000000"/>
            </w:tcBorders>
          </w:tcPr>
          <w:p w14:paraId="1537601C" w14:textId="77777777" w:rsidR="008731D8" w:rsidRDefault="008731D8" w:rsidP="00B14E8C">
            <w:pPr>
              <w:spacing w:line="259" w:lineRule="auto"/>
              <w:ind w:left="0" w:firstLine="0"/>
              <w:jc w:val="left"/>
            </w:pPr>
            <w:r>
              <w:t xml:space="preserve">Office Hours </w:t>
            </w:r>
          </w:p>
        </w:tc>
        <w:tc>
          <w:tcPr>
            <w:tcW w:w="6087" w:type="dxa"/>
            <w:tcBorders>
              <w:top w:val="single" w:sz="4" w:space="0" w:color="000000"/>
              <w:left w:val="single" w:sz="4" w:space="0" w:color="000000"/>
              <w:bottom w:val="single" w:sz="4" w:space="0" w:color="000000"/>
              <w:right w:val="single" w:sz="4" w:space="0" w:color="000000"/>
            </w:tcBorders>
          </w:tcPr>
          <w:p w14:paraId="086ED1AD" w14:textId="77777777" w:rsidR="008731D8" w:rsidRDefault="008731D8" w:rsidP="00B14E8C">
            <w:pPr>
              <w:spacing w:line="259" w:lineRule="auto"/>
              <w:ind w:left="0" w:firstLine="0"/>
              <w:jc w:val="left"/>
            </w:pPr>
            <w:r>
              <w:t xml:space="preserve">11:00 am- 5:00pm </w:t>
            </w:r>
          </w:p>
        </w:tc>
      </w:tr>
      <w:tr w:rsidR="008731D8" w14:paraId="53E07BF2" w14:textId="77777777" w:rsidTr="008731D8">
        <w:trPr>
          <w:trHeight w:val="409"/>
        </w:trPr>
        <w:tc>
          <w:tcPr>
            <w:tcW w:w="2205" w:type="dxa"/>
            <w:tcBorders>
              <w:top w:val="single" w:sz="4" w:space="0" w:color="000000"/>
              <w:left w:val="single" w:sz="4" w:space="0" w:color="000000"/>
              <w:bottom w:val="single" w:sz="4" w:space="0" w:color="000000"/>
              <w:right w:val="single" w:sz="4" w:space="0" w:color="000000"/>
            </w:tcBorders>
          </w:tcPr>
          <w:p w14:paraId="14B8ADAA" w14:textId="77777777" w:rsidR="008731D8" w:rsidRDefault="008731D8" w:rsidP="00B14E8C">
            <w:pPr>
              <w:spacing w:line="259" w:lineRule="auto"/>
              <w:ind w:left="0" w:firstLine="0"/>
              <w:jc w:val="left"/>
            </w:pPr>
            <w:r>
              <w:t xml:space="preserve">Working Hours </w:t>
            </w:r>
          </w:p>
        </w:tc>
        <w:tc>
          <w:tcPr>
            <w:tcW w:w="6087" w:type="dxa"/>
            <w:tcBorders>
              <w:top w:val="single" w:sz="4" w:space="0" w:color="000000"/>
              <w:left w:val="single" w:sz="4" w:space="0" w:color="000000"/>
              <w:bottom w:val="single" w:sz="4" w:space="0" w:color="000000"/>
              <w:right w:val="single" w:sz="4" w:space="0" w:color="000000"/>
            </w:tcBorders>
          </w:tcPr>
          <w:p w14:paraId="0BEB1064" w14:textId="77777777" w:rsidR="008731D8" w:rsidRDefault="008731D8" w:rsidP="00B14E8C">
            <w:pPr>
              <w:spacing w:line="259" w:lineRule="auto"/>
              <w:ind w:left="0" w:firstLine="0"/>
              <w:jc w:val="left"/>
            </w:pPr>
            <w:r>
              <w:t xml:space="preserve">6 hours per day </w:t>
            </w:r>
          </w:p>
        </w:tc>
      </w:tr>
      <w:tr w:rsidR="008731D8" w14:paraId="7259F81D" w14:textId="77777777" w:rsidTr="008731D8">
        <w:trPr>
          <w:trHeight w:val="480"/>
        </w:trPr>
        <w:tc>
          <w:tcPr>
            <w:tcW w:w="2205" w:type="dxa"/>
            <w:tcBorders>
              <w:top w:val="single" w:sz="4" w:space="0" w:color="000000"/>
              <w:left w:val="single" w:sz="4" w:space="0" w:color="000000"/>
              <w:bottom w:val="single" w:sz="4" w:space="0" w:color="000000"/>
              <w:right w:val="single" w:sz="4" w:space="0" w:color="000000"/>
            </w:tcBorders>
          </w:tcPr>
          <w:p w14:paraId="65FFCA2B" w14:textId="77777777" w:rsidR="008731D8" w:rsidRDefault="008731D8" w:rsidP="00B14E8C">
            <w:pPr>
              <w:spacing w:line="259" w:lineRule="auto"/>
              <w:ind w:left="0" w:firstLine="0"/>
              <w:jc w:val="left"/>
            </w:pPr>
            <w:r>
              <w:t xml:space="preserve">Working Days </w:t>
            </w:r>
          </w:p>
        </w:tc>
        <w:tc>
          <w:tcPr>
            <w:tcW w:w="6087" w:type="dxa"/>
            <w:tcBorders>
              <w:top w:val="single" w:sz="4" w:space="0" w:color="000000"/>
              <w:left w:val="single" w:sz="4" w:space="0" w:color="000000"/>
              <w:bottom w:val="single" w:sz="4" w:space="0" w:color="000000"/>
              <w:right w:val="single" w:sz="4" w:space="0" w:color="000000"/>
            </w:tcBorders>
          </w:tcPr>
          <w:p w14:paraId="20FBAE49" w14:textId="77777777" w:rsidR="008731D8" w:rsidRDefault="008731D8" w:rsidP="00B14E8C">
            <w:pPr>
              <w:spacing w:line="259" w:lineRule="auto"/>
              <w:ind w:left="0" w:firstLine="0"/>
              <w:jc w:val="left"/>
            </w:pPr>
            <w:r>
              <w:t xml:space="preserve">6 days a week (except Saturday) </w:t>
            </w:r>
          </w:p>
        </w:tc>
      </w:tr>
      <w:tr w:rsidR="008731D8" w14:paraId="1340A719" w14:textId="77777777" w:rsidTr="008731D8">
        <w:trPr>
          <w:trHeight w:val="389"/>
        </w:trPr>
        <w:tc>
          <w:tcPr>
            <w:tcW w:w="2205" w:type="dxa"/>
            <w:tcBorders>
              <w:top w:val="single" w:sz="4" w:space="0" w:color="000000"/>
              <w:left w:val="single" w:sz="4" w:space="0" w:color="000000"/>
              <w:bottom w:val="single" w:sz="4" w:space="0" w:color="000000"/>
              <w:right w:val="single" w:sz="4" w:space="0" w:color="000000"/>
            </w:tcBorders>
          </w:tcPr>
          <w:p w14:paraId="00906953" w14:textId="77777777" w:rsidR="008731D8" w:rsidRDefault="008731D8" w:rsidP="00B14E8C">
            <w:pPr>
              <w:spacing w:line="259" w:lineRule="auto"/>
              <w:ind w:left="0" w:firstLine="0"/>
              <w:jc w:val="left"/>
            </w:pPr>
            <w:r>
              <w:t xml:space="preserve">Position </w:t>
            </w:r>
          </w:p>
        </w:tc>
        <w:tc>
          <w:tcPr>
            <w:tcW w:w="6087" w:type="dxa"/>
            <w:tcBorders>
              <w:top w:val="single" w:sz="4" w:space="0" w:color="000000"/>
              <w:left w:val="single" w:sz="4" w:space="0" w:color="000000"/>
              <w:bottom w:val="single" w:sz="4" w:space="0" w:color="000000"/>
              <w:right w:val="single" w:sz="4" w:space="0" w:color="000000"/>
            </w:tcBorders>
          </w:tcPr>
          <w:p w14:paraId="3F254123" w14:textId="77777777" w:rsidR="008731D8" w:rsidRDefault="008731D8" w:rsidP="00B14E8C">
            <w:pPr>
              <w:spacing w:line="259" w:lineRule="auto"/>
              <w:ind w:left="0" w:firstLine="0"/>
              <w:jc w:val="left"/>
            </w:pPr>
            <w:r>
              <w:t xml:space="preserve">Intern </w:t>
            </w:r>
          </w:p>
        </w:tc>
      </w:tr>
      <w:tr w:rsidR="008731D8" w14:paraId="7BDE8982" w14:textId="77777777" w:rsidTr="008731D8">
        <w:trPr>
          <w:trHeight w:val="390"/>
        </w:trPr>
        <w:tc>
          <w:tcPr>
            <w:tcW w:w="2205" w:type="dxa"/>
            <w:tcBorders>
              <w:top w:val="single" w:sz="4" w:space="0" w:color="000000"/>
              <w:left w:val="single" w:sz="4" w:space="0" w:color="000000"/>
              <w:bottom w:val="single" w:sz="4" w:space="0" w:color="000000"/>
              <w:right w:val="single" w:sz="4" w:space="0" w:color="000000"/>
            </w:tcBorders>
          </w:tcPr>
          <w:p w14:paraId="32571EAF" w14:textId="77777777" w:rsidR="008731D8" w:rsidRDefault="008731D8" w:rsidP="00B14E8C">
            <w:pPr>
              <w:spacing w:line="259" w:lineRule="auto"/>
              <w:ind w:left="0" w:firstLine="0"/>
              <w:jc w:val="left"/>
            </w:pPr>
            <w:r>
              <w:t xml:space="preserve">Mentor  </w:t>
            </w:r>
          </w:p>
        </w:tc>
        <w:tc>
          <w:tcPr>
            <w:tcW w:w="6087" w:type="dxa"/>
            <w:tcBorders>
              <w:top w:val="single" w:sz="4" w:space="0" w:color="000000"/>
              <w:left w:val="single" w:sz="4" w:space="0" w:color="000000"/>
              <w:bottom w:val="single" w:sz="4" w:space="0" w:color="000000"/>
              <w:right w:val="single" w:sz="4" w:space="0" w:color="000000"/>
            </w:tcBorders>
          </w:tcPr>
          <w:p w14:paraId="5340E6AE" w14:textId="7D8FC233" w:rsidR="008731D8" w:rsidRDefault="008C2D57" w:rsidP="00B14E8C">
            <w:pPr>
              <w:spacing w:line="259" w:lineRule="auto"/>
              <w:ind w:left="0" w:firstLine="0"/>
              <w:jc w:val="left"/>
            </w:pPr>
            <w:r>
              <w:t>Purnima Wagle</w:t>
            </w:r>
          </w:p>
        </w:tc>
      </w:tr>
    </w:tbl>
    <w:p w14:paraId="234E3A70" w14:textId="77777777" w:rsidR="008731D8" w:rsidRDefault="008731D8" w:rsidP="008731D8">
      <w:pPr>
        <w:tabs>
          <w:tab w:val="left" w:pos="3852"/>
        </w:tabs>
        <w:spacing w:line="360" w:lineRule="auto"/>
        <w:rPr>
          <w:rFonts w:eastAsiaTheme="minorEastAsia"/>
        </w:rPr>
      </w:pPr>
    </w:p>
    <w:p w14:paraId="0B24980F" w14:textId="77777777" w:rsidR="007150F3" w:rsidRDefault="007150F3" w:rsidP="00D8348E">
      <w:pPr>
        <w:tabs>
          <w:tab w:val="left" w:pos="3852"/>
        </w:tabs>
        <w:spacing w:line="360" w:lineRule="auto"/>
        <w:ind w:left="0" w:firstLine="0"/>
        <w:rPr>
          <w:rFonts w:eastAsiaTheme="minorEastAsia"/>
        </w:rPr>
      </w:pPr>
    </w:p>
    <w:p w14:paraId="15EA21DD" w14:textId="77777777" w:rsidR="007150F3" w:rsidRPr="007150F3" w:rsidRDefault="007150F3" w:rsidP="007150F3">
      <w:pPr>
        <w:pStyle w:val="Heading2"/>
        <w:numPr>
          <w:ilvl w:val="0"/>
          <w:numId w:val="0"/>
        </w:numPr>
        <w:spacing w:after="147"/>
        <w:rPr>
          <w:sz w:val="28"/>
          <w:szCs w:val="28"/>
        </w:rPr>
      </w:pPr>
      <w:bookmarkStart w:id="10" w:name="_Toc9530"/>
      <w:r w:rsidRPr="007150F3">
        <w:rPr>
          <w:sz w:val="28"/>
          <w:szCs w:val="28"/>
        </w:rPr>
        <w:t>2.3.</w:t>
      </w:r>
      <w:r w:rsidRPr="007150F3">
        <w:rPr>
          <w:rFonts w:ascii="Arial" w:eastAsia="Arial" w:hAnsi="Arial" w:cs="Arial"/>
          <w:sz w:val="28"/>
          <w:szCs w:val="28"/>
        </w:rPr>
        <w:t xml:space="preserve"> </w:t>
      </w:r>
      <w:r w:rsidRPr="007150F3">
        <w:rPr>
          <w:sz w:val="28"/>
          <w:szCs w:val="28"/>
        </w:rPr>
        <w:t xml:space="preserve">Internship Plan </w:t>
      </w:r>
      <w:bookmarkEnd w:id="10"/>
    </w:p>
    <w:p w14:paraId="5221C76B" w14:textId="77777777" w:rsidR="007150F3" w:rsidRPr="007150F3" w:rsidRDefault="007150F3" w:rsidP="007150F3">
      <w:pPr>
        <w:pStyle w:val="Heading3"/>
        <w:numPr>
          <w:ilvl w:val="0"/>
          <w:numId w:val="0"/>
        </w:numPr>
        <w:spacing w:line="360" w:lineRule="auto"/>
        <w:ind w:right="0"/>
      </w:pPr>
      <w:bookmarkStart w:id="11" w:name="_Toc9531"/>
      <w:r w:rsidRPr="007150F3">
        <w:t>2.3.1.</w:t>
      </w:r>
      <w:r w:rsidRPr="007150F3">
        <w:rPr>
          <w:rFonts w:ascii="Arial" w:eastAsia="Arial" w:hAnsi="Arial" w:cs="Arial"/>
        </w:rPr>
        <w:t xml:space="preserve"> </w:t>
      </w:r>
      <w:r w:rsidRPr="007150F3">
        <w:t xml:space="preserve">Internship Activities </w:t>
      </w:r>
      <w:bookmarkEnd w:id="11"/>
    </w:p>
    <w:p w14:paraId="74EC2D2F" w14:textId="77777777" w:rsidR="007150F3" w:rsidRPr="007150F3" w:rsidRDefault="007150F3" w:rsidP="007150F3">
      <w:pPr>
        <w:spacing w:line="360" w:lineRule="auto"/>
      </w:pPr>
      <w:r w:rsidRPr="007150F3">
        <w:t xml:space="preserve">The internship plan consists of structured weekly tasks and development milestones designed to support progressive learning, hands-on experience, and successful completion of the backend project. The plan ensures continuous growth, technical improvement, and proper contribution to the project at </w:t>
      </w:r>
      <w:proofErr w:type="spellStart"/>
      <w:r w:rsidRPr="007150F3">
        <w:t>Pravidhi</w:t>
      </w:r>
      <w:proofErr w:type="spellEnd"/>
      <w:r w:rsidRPr="007150F3">
        <w:t xml:space="preserve"> Digital Innovations.</w:t>
      </w:r>
    </w:p>
    <w:p w14:paraId="238E51B2" w14:textId="77777777" w:rsidR="007150F3" w:rsidRDefault="007150F3" w:rsidP="007150F3">
      <w:pPr>
        <w:pStyle w:val="Heading3"/>
        <w:numPr>
          <w:ilvl w:val="0"/>
          <w:numId w:val="0"/>
        </w:numPr>
        <w:spacing w:line="360" w:lineRule="auto"/>
      </w:pPr>
      <w:r>
        <w:t xml:space="preserve">Week 1: Orientation and Project Familiarization </w:t>
      </w:r>
    </w:p>
    <w:p w14:paraId="406EFE9B" w14:textId="503C15D3" w:rsidR="007150F3" w:rsidRPr="007150F3" w:rsidRDefault="004237F8" w:rsidP="007150F3">
      <w:pPr>
        <w:pStyle w:val="ListParagraph"/>
        <w:numPr>
          <w:ilvl w:val="0"/>
          <w:numId w:val="15"/>
        </w:numPr>
        <w:spacing w:line="360" w:lineRule="auto"/>
      </w:pPr>
      <w:r w:rsidRPr="004237F8">
        <w:t xml:space="preserve">Introduction to the project requirements, UI/UX goals, and its purpose within </w:t>
      </w:r>
      <w:proofErr w:type="spellStart"/>
      <w:r w:rsidRPr="004237F8">
        <w:t>Pravidhi</w:t>
      </w:r>
      <w:proofErr w:type="spellEnd"/>
      <w:r w:rsidRPr="004237F8">
        <w:t xml:space="preserve"> Digital </w:t>
      </w:r>
      <w:r w:rsidRPr="004237F8">
        <w:t>Innovations.</w:t>
      </w:r>
      <w:r w:rsidRPr="007150F3">
        <w:t xml:space="preserve"> Familiarization</w:t>
      </w:r>
      <w:r w:rsidR="007150F3" w:rsidRPr="007150F3">
        <w:t xml:space="preserve"> with</w:t>
      </w:r>
      <w:r>
        <w:t xml:space="preserve"> Django</w:t>
      </w:r>
      <w:r w:rsidR="007150F3" w:rsidRPr="007150F3">
        <w:t>, project architecture, backend workflow, and coding standards used by the company.</w:t>
      </w:r>
    </w:p>
    <w:p w14:paraId="1D9B5DC3" w14:textId="77777777" w:rsidR="004237F8" w:rsidRDefault="004237F8" w:rsidP="007150F3">
      <w:pPr>
        <w:pStyle w:val="ListParagraph"/>
        <w:numPr>
          <w:ilvl w:val="0"/>
          <w:numId w:val="15"/>
        </w:numPr>
        <w:spacing w:line="360" w:lineRule="auto"/>
      </w:pPr>
      <w:r w:rsidRPr="004237F8">
        <w:t xml:space="preserve">Familiarization with </w:t>
      </w:r>
      <w:r w:rsidRPr="004237F8">
        <w:rPr>
          <w:b/>
          <w:bCs/>
        </w:rPr>
        <w:t>React</w:t>
      </w:r>
      <w:r w:rsidRPr="004237F8">
        <w:t>, project folder structure, component architecture, and company coding standards.</w:t>
      </w:r>
    </w:p>
    <w:p w14:paraId="5DC86A5A" w14:textId="3824ABFC" w:rsidR="007150F3" w:rsidRDefault="004237F8" w:rsidP="007150F3">
      <w:pPr>
        <w:pStyle w:val="ListParagraph"/>
        <w:numPr>
          <w:ilvl w:val="0"/>
          <w:numId w:val="15"/>
        </w:numPr>
        <w:spacing w:line="360" w:lineRule="auto"/>
      </w:pPr>
      <w:r w:rsidRPr="004237F8">
        <w:t xml:space="preserve">Setup of development environment (Node.js, package managers), Git version control, and project management </w:t>
      </w:r>
      <w:proofErr w:type="gramStart"/>
      <w:r w:rsidRPr="004237F8">
        <w:t>tools.</w:t>
      </w:r>
      <w:r w:rsidR="007150F3" w:rsidRPr="007150F3">
        <w:t>.</w:t>
      </w:r>
      <w:proofErr w:type="gramEnd"/>
    </w:p>
    <w:p w14:paraId="6CA4F54E" w14:textId="074892BA" w:rsidR="007150F3" w:rsidRDefault="007150F3" w:rsidP="007150F3">
      <w:pPr>
        <w:pStyle w:val="Heading3"/>
        <w:numPr>
          <w:ilvl w:val="0"/>
          <w:numId w:val="0"/>
        </w:numPr>
        <w:spacing w:line="360" w:lineRule="auto"/>
      </w:pPr>
      <w:r>
        <w:lastRenderedPageBreak/>
        <w:t xml:space="preserve">Weeks 2–3: </w:t>
      </w:r>
      <w:r w:rsidR="004237F8" w:rsidRPr="004237F8">
        <w:t>UI Architecture &amp; Component Planning</w:t>
      </w:r>
    </w:p>
    <w:p w14:paraId="0F639FC9" w14:textId="68A04B4E" w:rsidR="007150F3" w:rsidRPr="007150F3" w:rsidRDefault="007150F3" w:rsidP="007150F3">
      <w:pPr>
        <w:pStyle w:val="ListParagraph"/>
        <w:numPr>
          <w:ilvl w:val="0"/>
          <w:numId w:val="16"/>
        </w:numPr>
        <w:spacing w:line="360" w:lineRule="auto"/>
      </w:pPr>
      <w:r w:rsidRPr="007150F3">
        <w:t xml:space="preserve">Analyze </w:t>
      </w:r>
      <w:r w:rsidR="004237F8" w:rsidRPr="004237F8">
        <w:t>application modules and identify required UI components, routes, and state flows.</w:t>
      </w:r>
    </w:p>
    <w:p w14:paraId="7BF58B9A" w14:textId="0BD56C2F" w:rsidR="007150F3" w:rsidRPr="007150F3" w:rsidRDefault="004237F8" w:rsidP="007150F3">
      <w:pPr>
        <w:pStyle w:val="ListParagraph"/>
        <w:numPr>
          <w:ilvl w:val="0"/>
          <w:numId w:val="16"/>
        </w:numPr>
        <w:spacing w:line="360" w:lineRule="auto"/>
      </w:pPr>
      <w:r w:rsidRPr="004237F8">
        <w:t>Plan the component architecture: reusable components, pages, layouts, and global states.</w:t>
      </w:r>
    </w:p>
    <w:p w14:paraId="15F98BE2" w14:textId="33661F0D" w:rsidR="007150F3" w:rsidRPr="007150F3" w:rsidRDefault="004237F8" w:rsidP="007150F3">
      <w:pPr>
        <w:pStyle w:val="ListParagraph"/>
        <w:numPr>
          <w:ilvl w:val="0"/>
          <w:numId w:val="16"/>
        </w:numPr>
        <w:spacing w:line="360" w:lineRule="auto"/>
      </w:pPr>
      <w:r w:rsidRPr="004237F8">
        <w:t xml:space="preserve">Map backend API endpoints to frontend views, defining how data will be fetched and </w:t>
      </w:r>
      <w:proofErr w:type="gramStart"/>
      <w:r w:rsidRPr="004237F8">
        <w:t>displayed.</w:t>
      </w:r>
      <w:r w:rsidR="007150F3" w:rsidRPr="007150F3">
        <w:t>.</w:t>
      </w:r>
      <w:proofErr w:type="gramEnd"/>
    </w:p>
    <w:p w14:paraId="519B252E" w14:textId="7482A7B6" w:rsidR="00D8348E" w:rsidRDefault="004237F8" w:rsidP="00D8348E">
      <w:pPr>
        <w:pStyle w:val="ListParagraph"/>
        <w:numPr>
          <w:ilvl w:val="0"/>
          <w:numId w:val="16"/>
        </w:numPr>
        <w:spacing w:line="360" w:lineRule="auto"/>
      </w:pPr>
      <w:r w:rsidRPr="004237F8">
        <w:t xml:space="preserve">Discuss challenges related to </w:t>
      </w:r>
      <w:r w:rsidRPr="004237F8">
        <w:rPr>
          <w:b/>
          <w:bCs/>
        </w:rPr>
        <w:t>responsiveness</w:t>
      </w:r>
      <w:r w:rsidRPr="004237F8">
        <w:t xml:space="preserve">, performance, state management, and UI </w:t>
      </w:r>
      <w:proofErr w:type="gramStart"/>
      <w:r w:rsidRPr="004237F8">
        <w:t>consistency.</w:t>
      </w:r>
      <w:r w:rsidR="007150F3" w:rsidRPr="007150F3">
        <w:t>.</w:t>
      </w:r>
      <w:proofErr w:type="gramEnd"/>
    </w:p>
    <w:p w14:paraId="171DC40F" w14:textId="49B28DAA" w:rsidR="007150F3" w:rsidRDefault="007150F3" w:rsidP="007150F3">
      <w:pPr>
        <w:spacing w:after="142" w:line="360" w:lineRule="auto"/>
      </w:pPr>
      <w:r w:rsidRPr="007150F3">
        <w:rPr>
          <w:b/>
        </w:rPr>
        <w:t>Weeks 4–5: Core</w:t>
      </w:r>
      <w:r w:rsidR="004237F8">
        <w:rPr>
          <w:b/>
        </w:rPr>
        <w:t xml:space="preserve"> Frontend</w:t>
      </w:r>
      <w:r w:rsidRPr="007150F3">
        <w:rPr>
          <w:b/>
        </w:rPr>
        <w:t xml:space="preserve"> Feature Development:</w:t>
      </w:r>
      <w:r>
        <w:t xml:space="preserve">  </w:t>
      </w:r>
    </w:p>
    <w:p w14:paraId="6BF73B74" w14:textId="468095DA" w:rsidR="007150F3" w:rsidRPr="007150F3" w:rsidRDefault="007150F3" w:rsidP="007150F3">
      <w:pPr>
        <w:pStyle w:val="ListParagraph"/>
        <w:numPr>
          <w:ilvl w:val="0"/>
          <w:numId w:val="16"/>
        </w:numPr>
        <w:spacing w:after="142" w:line="360" w:lineRule="auto"/>
      </w:pPr>
      <w:r w:rsidRPr="007150F3">
        <w:t>Implement</w:t>
      </w:r>
      <w:r w:rsidR="004237F8">
        <w:t xml:space="preserve"> </w:t>
      </w:r>
      <w:r w:rsidR="004237F8" w:rsidRPr="004237F8">
        <w:t>core UI components using React, Tailwind CSS (or company’s preferred UI library</w:t>
      </w:r>
      <w:proofErr w:type="gramStart"/>
      <w:r w:rsidR="004237F8" w:rsidRPr="004237F8">
        <w:t>).</w:t>
      </w:r>
      <w:r w:rsidRPr="007150F3">
        <w:t>.</w:t>
      </w:r>
      <w:proofErr w:type="gramEnd"/>
    </w:p>
    <w:p w14:paraId="06B0C057" w14:textId="551DC644" w:rsidR="007150F3" w:rsidRPr="007150F3" w:rsidRDefault="004237F8" w:rsidP="007150F3">
      <w:pPr>
        <w:pStyle w:val="ListParagraph"/>
        <w:numPr>
          <w:ilvl w:val="0"/>
          <w:numId w:val="16"/>
        </w:numPr>
        <w:spacing w:after="142" w:line="360" w:lineRule="auto"/>
      </w:pPr>
      <w:r w:rsidRPr="004237F8">
        <w:t>Build essential UI screens and reusable components based on the design</w:t>
      </w:r>
      <w:r w:rsidR="007150F3" w:rsidRPr="007150F3">
        <w:t>.</w:t>
      </w:r>
    </w:p>
    <w:p w14:paraId="1BC9BA48" w14:textId="483E3CCF" w:rsidR="004237F8" w:rsidRPr="007150F3" w:rsidRDefault="004237F8" w:rsidP="00D8348E">
      <w:pPr>
        <w:pStyle w:val="ListParagraph"/>
        <w:numPr>
          <w:ilvl w:val="0"/>
          <w:numId w:val="16"/>
        </w:numPr>
        <w:spacing w:after="142" w:line="360" w:lineRule="auto"/>
      </w:pPr>
      <w:r w:rsidRPr="004237F8">
        <w:t>Implement routing (React Router) and set up page-level navigation.</w:t>
      </w:r>
    </w:p>
    <w:p w14:paraId="5A0AF44A" w14:textId="19691B8D" w:rsidR="007150F3" w:rsidRDefault="007150F3" w:rsidP="007150F3">
      <w:pPr>
        <w:spacing w:after="142" w:line="259" w:lineRule="auto"/>
        <w:rPr>
          <w:b/>
          <w:bCs/>
        </w:rPr>
      </w:pPr>
      <w:r w:rsidRPr="007150F3">
        <w:rPr>
          <w:b/>
          <w:bCs/>
        </w:rPr>
        <w:t xml:space="preserve">Weeks 6–7: Feature Expansion and </w:t>
      </w:r>
      <w:r w:rsidR="004237F8">
        <w:rPr>
          <w:b/>
          <w:bCs/>
        </w:rPr>
        <w:t xml:space="preserve">UI </w:t>
      </w:r>
      <w:r w:rsidRPr="007150F3">
        <w:rPr>
          <w:b/>
          <w:bCs/>
        </w:rPr>
        <w:t>Optimization</w:t>
      </w:r>
      <w:r>
        <w:rPr>
          <w:b/>
          <w:bCs/>
        </w:rPr>
        <w:t>:</w:t>
      </w:r>
    </w:p>
    <w:p w14:paraId="714AA6C7" w14:textId="28A996D2" w:rsidR="007150F3" w:rsidRPr="007150F3" w:rsidRDefault="007150F3" w:rsidP="007150F3">
      <w:pPr>
        <w:numPr>
          <w:ilvl w:val="0"/>
          <w:numId w:val="18"/>
        </w:numPr>
        <w:spacing w:after="142" w:line="360" w:lineRule="auto"/>
      </w:pPr>
      <w:r w:rsidRPr="007150F3">
        <w:t xml:space="preserve">Add </w:t>
      </w:r>
      <w:r w:rsidR="004237F8" w:rsidRPr="004237F8">
        <w:t>additional modules, pages, or interactive features required by the system</w:t>
      </w:r>
    </w:p>
    <w:p w14:paraId="3C8096DA" w14:textId="45BCCEC5" w:rsidR="007150F3" w:rsidRDefault="007150F3" w:rsidP="00260B3D">
      <w:pPr>
        <w:numPr>
          <w:ilvl w:val="0"/>
          <w:numId w:val="18"/>
        </w:numPr>
        <w:spacing w:after="142" w:line="360" w:lineRule="auto"/>
      </w:pPr>
      <w:r w:rsidRPr="007150F3">
        <w:t xml:space="preserve">Improve </w:t>
      </w:r>
      <w:r w:rsidR="004237F8" w:rsidRPr="004237F8">
        <w:t>additional modules, pages, or interactive features required by the system</w:t>
      </w:r>
      <w:r w:rsidR="004237F8">
        <w:t xml:space="preserve"> </w:t>
      </w:r>
    </w:p>
    <w:p w14:paraId="1D86AA95" w14:textId="72F034F1" w:rsidR="004237F8" w:rsidRPr="007150F3" w:rsidRDefault="004237F8" w:rsidP="00260B3D">
      <w:pPr>
        <w:numPr>
          <w:ilvl w:val="0"/>
          <w:numId w:val="18"/>
        </w:numPr>
        <w:spacing w:after="142" w:line="360" w:lineRule="auto"/>
      </w:pPr>
      <w:r w:rsidRPr="004237F8">
        <w:t>Strengthen frontend security: input validation, sanitized rendering, and secure API consumption.</w:t>
      </w:r>
    </w:p>
    <w:p w14:paraId="2C280BF4" w14:textId="77777777" w:rsidR="007150F3" w:rsidRPr="007150F3" w:rsidRDefault="007150F3" w:rsidP="007150F3">
      <w:pPr>
        <w:numPr>
          <w:ilvl w:val="0"/>
          <w:numId w:val="18"/>
        </w:numPr>
        <w:spacing w:after="142" w:line="360" w:lineRule="auto"/>
        <w:rPr>
          <w:b/>
          <w:bCs/>
        </w:rPr>
      </w:pPr>
      <w:r w:rsidRPr="007150F3">
        <w:t>Enhance system reliability through refactoring and optimizing existing code.</w:t>
      </w:r>
    </w:p>
    <w:p w14:paraId="175F528E" w14:textId="77777777" w:rsidR="007150F3" w:rsidRDefault="007150F3" w:rsidP="007150F3">
      <w:pPr>
        <w:pStyle w:val="Heading3"/>
        <w:numPr>
          <w:ilvl w:val="0"/>
          <w:numId w:val="0"/>
        </w:numPr>
        <w:spacing w:line="360" w:lineRule="auto"/>
      </w:pPr>
      <w:r>
        <w:t>Weeks 8–9: Testing and Final Adjustments:</w:t>
      </w:r>
    </w:p>
    <w:p w14:paraId="3EEECCEE" w14:textId="70FC2B5B" w:rsidR="007150F3" w:rsidRPr="007150F3" w:rsidRDefault="007150F3" w:rsidP="007150F3">
      <w:pPr>
        <w:pStyle w:val="ListParagraph"/>
        <w:numPr>
          <w:ilvl w:val="0"/>
          <w:numId w:val="18"/>
        </w:numPr>
        <w:spacing w:line="360" w:lineRule="auto"/>
      </w:pPr>
      <w:r w:rsidRPr="007150F3">
        <w:t>Perform</w:t>
      </w:r>
      <w:r w:rsidR="004237F8">
        <w:t xml:space="preserve"> </w:t>
      </w:r>
      <w:r w:rsidR="004237F8" w:rsidRPr="004237F8">
        <w:t xml:space="preserve">functional testing of all UI components and API-integrated </w:t>
      </w:r>
      <w:proofErr w:type="gramStart"/>
      <w:r w:rsidR="004237F8" w:rsidRPr="004237F8">
        <w:t>screens.</w:t>
      </w:r>
      <w:r w:rsidRPr="007150F3">
        <w:t>.</w:t>
      </w:r>
      <w:proofErr w:type="gramEnd"/>
    </w:p>
    <w:p w14:paraId="6A389AE7" w14:textId="4697C632" w:rsidR="007150F3" w:rsidRPr="007150F3" w:rsidRDefault="007150F3" w:rsidP="007150F3">
      <w:pPr>
        <w:pStyle w:val="ListParagraph"/>
        <w:numPr>
          <w:ilvl w:val="0"/>
          <w:numId w:val="18"/>
        </w:numPr>
        <w:spacing w:line="360" w:lineRule="auto"/>
      </w:pPr>
      <w:r w:rsidRPr="007150F3">
        <w:t xml:space="preserve">Identify and </w:t>
      </w:r>
      <w:r w:rsidR="004237F8" w:rsidRPr="004237F8">
        <w:t>Fix issues related to layout, responsiveness, data display, authentication, and navigation.</w:t>
      </w:r>
    </w:p>
    <w:p w14:paraId="189B84F5" w14:textId="3DF68E22" w:rsidR="007150F3" w:rsidRPr="007150F3" w:rsidRDefault="004237F8" w:rsidP="007150F3">
      <w:pPr>
        <w:pStyle w:val="ListParagraph"/>
        <w:numPr>
          <w:ilvl w:val="0"/>
          <w:numId w:val="18"/>
        </w:numPr>
        <w:spacing w:line="360" w:lineRule="auto"/>
      </w:pPr>
      <w:r w:rsidRPr="004237F8">
        <w:t>Conduct integration testing between different pages and workflows for consistency.</w:t>
      </w:r>
    </w:p>
    <w:p w14:paraId="4B93F31B" w14:textId="3D4D384B" w:rsidR="00D8348E" w:rsidRPr="007150F3" w:rsidRDefault="007150F3" w:rsidP="00D8348E">
      <w:pPr>
        <w:pStyle w:val="ListParagraph"/>
        <w:numPr>
          <w:ilvl w:val="0"/>
          <w:numId w:val="18"/>
        </w:numPr>
        <w:spacing w:line="360" w:lineRule="auto"/>
      </w:pPr>
      <w:r w:rsidRPr="007150F3">
        <w:t>Validate</w:t>
      </w:r>
      <w:r w:rsidR="00EA38A4">
        <w:t xml:space="preserve"> </w:t>
      </w:r>
      <w:r w:rsidR="00EA38A4" w:rsidRPr="00EA38A4">
        <w:t xml:space="preserve">performance in different browsers and </w:t>
      </w:r>
      <w:proofErr w:type="gramStart"/>
      <w:r w:rsidR="00EA38A4" w:rsidRPr="00EA38A4">
        <w:t>devices.</w:t>
      </w:r>
      <w:r w:rsidRPr="007150F3">
        <w:t>.</w:t>
      </w:r>
      <w:proofErr w:type="gramEnd"/>
    </w:p>
    <w:p w14:paraId="7484F681" w14:textId="77777777" w:rsidR="007150F3" w:rsidRDefault="007150F3" w:rsidP="007150F3">
      <w:pPr>
        <w:spacing w:after="146" w:line="360" w:lineRule="auto"/>
        <w:ind w:right="308"/>
        <w:rPr>
          <w:b/>
        </w:rPr>
      </w:pPr>
      <w:r>
        <w:rPr>
          <w:b/>
        </w:rPr>
        <w:t>Week 10: Documentation and Project Finalization:</w:t>
      </w:r>
    </w:p>
    <w:p w14:paraId="2BF195FF" w14:textId="51CBC1F0" w:rsidR="007150F3" w:rsidRPr="007150F3" w:rsidRDefault="007150F3" w:rsidP="007150F3">
      <w:pPr>
        <w:pStyle w:val="ListParagraph"/>
        <w:numPr>
          <w:ilvl w:val="0"/>
          <w:numId w:val="18"/>
        </w:numPr>
        <w:spacing w:after="146" w:line="360" w:lineRule="auto"/>
        <w:ind w:right="308"/>
      </w:pPr>
      <w:r w:rsidRPr="007150F3">
        <w:t>Document</w:t>
      </w:r>
      <w:r w:rsidR="00EA38A4">
        <w:t xml:space="preserve"> </w:t>
      </w:r>
      <w:r w:rsidR="00EA38A4" w:rsidRPr="00EA38A4">
        <w:t>the component structure, routing configuration, state management logic, and API usage</w:t>
      </w:r>
    </w:p>
    <w:p w14:paraId="6E141719" w14:textId="26399D02" w:rsidR="007150F3" w:rsidRPr="007150F3" w:rsidRDefault="00EA38A4" w:rsidP="007150F3">
      <w:pPr>
        <w:pStyle w:val="ListParagraph"/>
        <w:numPr>
          <w:ilvl w:val="0"/>
          <w:numId w:val="18"/>
        </w:numPr>
        <w:spacing w:after="146" w:line="360" w:lineRule="auto"/>
        <w:ind w:right="308"/>
      </w:pPr>
      <w:r w:rsidRPr="00EA38A4">
        <w:lastRenderedPageBreak/>
        <w:t>Prepare the final production build and assist with deployment (</w:t>
      </w:r>
      <w:proofErr w:type="spellStart"/>
      <w:r w:rsidRPr="00EA38A4">
        <w:t>Vercel</w:t>
      </w:r>
      <w:proofErr w:type="spellEnd"/>
      <w:r w:rsidRPr="00EA38A4">
        <w:t>, Netlify, or internal servers)</w:t>
      </w:r>
      <w:r w:rsidR="007150F3" w:rsidRPr="007150F3">
        <w:t>.</w:t>
      </w:r>
    </w:p>
    <w:p w14:paraId="13C71485" w14:textId="1D47902C" w:rsidR="007150F3" w:rsidRPr="007150F3" w:rsidRDefault="007150F3" w:rsidP="007150F3">
      <w:pPr>
        <w:pStyle w:val="ListParagraph"/>
        <w:numPr>
          <w:ilvl w:val="0"/>
          <w:numId w:val="18"/>
        </w:numPr>
        <w:spacing w:after="146" w:line="360" w:lineRule="auto"/>
        <w:ind w:right="308"/>
      </w:pPr>
      <w:r w:rsidRPr="007150F3">
        <w:t xml:space="preserve">Create a structured </w:t>
      </w:r>
      <w:r w:rsidR="00EA38A4" w:rsidRPr="00EA38A4">
        <w:t xml:space="preserve">presentation explaining the UI features, architecture, and design </w:t>
      </w:r>
      <w:proofErr w:type="gramStart"/>
      <w:r w:rsidR="00EA38A4" w:rsidRPr="00EA38A4">
        <w:t>decisions.</w:t>
      </w:r>
      <w:r w:rsidRPr="007150F3">
        <w:t>.</w:t>
      </w:r>
      <w:proofErr w:type="gramEnd"/>
    </w:p>
    <w:p w14:paraId="576ADE4C" w14:textId="7C60AC85" w:rsidR="007150F3" w:rsidRPr="007150F3" w:rsidRDefault="007150F3" w:rsidP="007150F3">
      <w:pPr>
        <w:pStyle w:val="ListParagraph"/>
        <w:numPr>
          <w:ilvl w:val="0"/>
          <w:numId w:val="18"/>
        </w:numPr>
        <w:spacing w:after="146" w:line="360" w:lineRule="auto"/>
        <w:ind w:right="308"/>
      </w:pPr>
      <w:r w:rsidRPr="007150F3">
        <w:t xml:space="preserve">Participate in </w:t>
      </w:r>
      <w:r w:rsidR="00EA38A4" w:rsidRPr="00EA38A4">
        <w:t xml:space="preserve">a knowledge handover session to ensure future maintainability and </w:t>
      </w:r>
      <w:proofErr w:type="gramStart"/>
      <w:r w:rsidR="00EA38A4" w:rsidRPr="00EA38A4">
        <w:t>scalability.</w:t>
      </w:r>
      <w:r w:rsidRPr="007150F3">
        <w:t>.</w:t>
      </w:r>
      <w:proofErr w:type="gramEnd"/>
    </w:p>
    <w:p w14:paraId="39DEFB5A" w14:textId="77777777" w:rsidR="007150F3" w:rsidRDefault="007150F3" w:rsidP="008E044C">
      <w:pPr>
        <w:pStyle w:val="Heading2"/>
        <w:numPr>
          <w:ilvl w:val="0"/>
          <w:numId w:val="0"/>
        </w:numPr>
        <w:spacing w:line="360" w:lineRule="auto"/>
      </w:pPr>
      <w:bookmarkStart w:id="12" w:name="_Toc9532"/>
      <w:r>
        <w:t>2.4.</w:t>
      </w:r>
      <w:r>
        <w:rPr>
          <w:rFonts w:ascii="Arial" w:eastAsia="Arial" w:hAnsi="Arial" w:cs="Arial"/>
        </w:rPr>
        <w:t xml:space="preserve"> </w:t>
      </w:r>
      <w:r>
        <w:t xml:space="preserve">Development Methodology </w:t>
      </w:r>
      <w:bookmarkEnd w:id="12"/>
    </w:p>
    <w:p w14:paraId="3A5D7B32" w14:textId="77777777" w:rsidR="008E044C" w:rsidRPr="008E044C" w:rsidRDefault="008E044C" w:rsidP="008E044C">
      <w:pPr>
        <w:spacing w:after="146" w:line="360" w:lineRule="auto"/>
        <w:ind w:right="308"/>
      </w:pPr>
      <w:r w:rsidRPr="008E044C">
        <w:t xml:space="preserve">The Software Development Life Cycle (SDLC) outlines the structured phases required for building a software application, including planning, analysis, design, implementation, and testing. For this project, </w:t>
      </w:r>
      <w:r w:rsidRPr="00EA38A4">
        <w:t>the Iterative Development Model</w:t>
      </w:r>
      <w:r w:rsidRPr="008E044C">
        <w:t xml:space="preserve"> has been selected as the primary methodology.</w:t>
      </w:r>
    </w:p>
    <w:p w14:paraId="2F4BFC4A" w14:textId="77777777" w:rsidR="008E044C" w:rsidRPr="008E044C" w:rsidRDefault="008E044C" w:rsidP="008E044C">
      <w:pPr>
        <w:spacing w:after="146" w:line="360" w:lineRule="auto"/>
        <w:ind w:right="308"/>
      </w:pPr>
      <w:r w:rsidRPr="008E044C">
        <w:t>The iterative model emphasizes repeated cycles of development, where each iteration results in a functional version of the software. This allows for continuous improvement, early detection of issues, and regular integration of feedback. Each cycle includes designing, building, reviewing, and refining the system based on evolving requirements.</w:t>
      </w:r>
    </w:p>
    <w:p w14:paraId="111A7588" w14:textId="77777777" w:rsidR="008E044C" w:rsidRPr="008E044C" w:rsidRDefault="008E044C" w:rsidP="008E044C">
      <w:pPr>
        <w:spacing w:after="146" w:line="360" w:lineRule="auto"/>
        <w:ind w:right="308"/>
      </w:pPr>
      <w:r w:rsidRPr="008E044C">
        <w:t xml:space="preserve">The choice of the Iterative Development Model is ideal for this project because the backend system is being developed for internal use at </w:t>
      </w:r>
      <w:proofErr w:type="spellStart"/>
      <w:r w:rsidRPr="00D8348E">
        <w:t>Pravidhi</w:t>
      </w:r>
      <w:proofErr w:type="spellEnd"/>
      <w:r w:rsidRPr="00D8348E">
        <w:t xml:space="preserve"> Digital Innovations</w:t>
      </w:r>
      <w:r w:rsidRPr="008E044C">
        <w:t>, where requirements may evolve throughout the development process. Since the project does not have fully fixed or finalized initial requirements, multiple iterations allow new features to be added progressively.</w:t>
      </w:r>
    </w:p>
    <w:p w14:paraId="3F1BA34B" w14:textId="77777777" w:rsidR="008E044C" w:rsidRPr="008E044C" w:rsidRDefault="008E044C" w:rsidP="008E044C">
      <w:pPr>
        <w:spacing w:after="146" w:line="360" w:lineRule="auto"/>
        <w:ind w:right="308"/>
      </w:pPr>
      <w:r w:rsidRPr="008E044C">
        <w:t>User and team feedback plays a crucial role in shaping the system. Each version introduces enhancements, fixes, and additional functionalities based on practical needs, ensuring the backend becomes more reliable, scalable, and aligned with organizational workflows.</w:t>
      </w:r>
    </w:p>
    <w:p w14:paraId="225459A0" w14:textId="77777777" w:rsidR="007150F3" w:rsidRDefault="008E044C" w:rsidP="007150F3">
      <w:pPr>
        <w:spacing w:after="146" w:line="259" w:lineRule="auto"/>
        <w:ind w:right="308"/>
        <w:jc w:val="left"/>
      </w:pPr>
      <w:r w:rsidRPr="00C14E17">
        <w:rPr>
          <w:noProof/>
          <w:szCs w:val="22"/>
          <w:lang w:bidi="ar-SA"/>
        </w:rPr>
        <w:lastRenderedPageBreak/>
        <w:drawing>
          <wp:anchor distT="0" distB="0" distL="114300" distR="114300" simplePos="0" relativeHeight="251661312" behindDoc="1" locked="0" layoutInCell="1" allowOverlap="1" wp14:anchorId="6A2C8106" wp14:editId="485EA004">
            <wp:simplePos x="0" y="0"/>
            <wp:positionH relativeFrom="column">
              <wp:posOffset>1073150</wp:posOffset>
            </wp:positionH>
            <wp:positionV relativeFrom="paragraph">
              <wp:posOffset>283210</wp:posOffset>
            </wp:positionV>
            <wp:extent cx="3359150" cy="3246120"/>
            <wp:effectExtent l="0" t="0" r="0" b="0"/>
            <wp:wrapTight wrapText="bothSides">
              <wp:wrapPolygon edited="0">
                <wp:start x="0" y="0"/>
                <wp:lineTo x="0" y="21423"/>
                <wp:lineTo x="21437" y="21423"/>
                <wp:lineTo x="2143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9150" cy="3246120"/>
                    </a:xfrm>
                    <a:prstGeom prst="rect">
                      <a:avLst/>
                    </a:prstGeom>
                    <a:noFill/>
                  </pic:spPr>
                </pic:pic>
              </a:graphicData>
            </a:graphic>
          </wp:anchor>
        </w:drawing>
      </w:r>
    </w:p>
    <w:p w14:paraId="18FF1FC0" w14:textId="77777777" w:rsidR="007150F3" w:rsidRPr="007150F3" w:rsidRDefault="007150F3" w:rsidP="007150F3"/>
    <w:p w14:paraId="0E71CD50" w14:textId="77777777" w:rsidR="007150F3" w:rsidRPr="007150F3" w:rsidRDefault="007150F3" w:rsidP="007150F3">
      <w:pPr>
        <w:spacing w:line="360" w:lineRule="auto"/>
      </w:pPr>
    </w:p>
    <w:p w14:paraId="3EDE3142" w14:textId="77777777" w:rsidR="007150F3" w:rsidRPr="007150F3" w:rsidRDefault="007150F3" w:rsidP="007150F3"/>
    <w:p w14:paraId="6D14777B" w14:textId="77777777" w:rsidR="007150F3" w:rsidRPr="007150F3" w:rsidRDefault="007150F3" w:rsidP="007150F3">
      <w:pPr>
        <w:spacing w:line="360" w:lineRule="auto"/>
      </w:pPr>
    </w:p>
    <w:p w14:paraId="4538A6F7" w14:textId="77777777" w:rsidR="007150F3" w:rsidRPr="007150F3" w:rsidRDefault="007150F3" w:rsidP="007150F3"/>
    <w:p w14:paraId="296A202F" w14:textId="77777777" w:rsidR="007150F3" w:rsidRDefault="007150F3" w:rsidP="008731D8">
      <w:pPr>
        <w:tabs>
          <w:tab w:val="left" w:pos="3852"/>
        </w:tabs>
        <w:spacing w:line="360" w:lineRule="auto"/>
        <w:rPr>
          <w:rFonts w:eastAsiaTheme="minorEastAsia"/>
        </w:rPr>
      </w:pPr>
    </w:p>
    <w:p w14:paraId="6761655E" w14:textId="77777777" w:rsidR="008E044C" w:rsidRPr="008E044C" w:rsidRDefault="008E044C" w:rsidP="008E044C">
      <w:pPr>
        <w:rPr>
          <w:rFonts w:eastAsiaTheme="minorEastAsia"/>
        </w:rPr>
      </w:pPr>
    </w:p>
    <w:p w14:paraId="1E7AAD21" w14:textId="77777777" w:rsidR="008E044C" w:rsidRPr="008E044C" w:rsidRDefault="008E044C" w:rsidP="008E044C">
      <w:pPr>
        <w:rPr>
          <w:rFonts w:eastAsiaTheme="minorEastAsia"/>
        </w:rPr>
      </w:pPr>
    </w:p>
    <w:p w14:paraId="635086A1" w14:textId="77777777" w:rsidR="008E044C" w:rsidRPr="008E044C" w:rsidRDefault="008E044C" w:rsidP="008E044C">
      <w:pPr>
        <w:rPr>
          <w:rFonts w:eastAsiaTheme="minorEastAsia"/>
        </w:rPr>
      </w:pPr>
    </w:p>
    <w:p w14:paraId="2349BECF" w14:textId="77777777" w:rsidR="008E044C" w:rsidRPr="008E044C" w:rsidRDefault="008E044C" w:rsidP="008E044C">
      <w:pPr>
        <w:rPr>
          <w:rFonts w:eastAsiaTheme="minorEastAsia"/>
        </w:rPr>
      </w:pPr>
    </w:p>
    <w:p w14:paraId="5F29C963" w14:textId="77777777" w:rsidR="008E044C" w:rsidRPr="008E044C" w:rsidRDefault="008E044C" w:rsidP="008E044C">
      <w:pPr>
        <w:rPr>
          <w:rFonts w:eastAsiaTheme="minorEastAsia"/>
        </w:rPr>
      </w:pPr>
    </w:p>
    <w:p w14:paraId="611FD206" w14:textId="77777777" w:rsidR="008E044C" w:rsidRPr="008E044C" w:rsidRDefault="008E044C" w:rsidP="008E044C">
      <w:pPr>
        <w:rPr>
          <w:rFonts w:eastAsiaTheme="minorEastAsia"/>
        </w:rPr>
      </w:pPr>
    </w:p>
    <w:p w14:paraId="1CC92213" w14:textId="77777777" w:rsidR="008E044C" w:rsidRDefault="008E044C" w:rsidP="008E044C">
      <w:pPr>
        <w:rPr>
          <w:rFonts w:eastAsiaTheme="minorEastAsia"/>
        </w:rPr>
      </w:pPr>
    </w:p>
    <w:p w14:paraId="6B2CE9F9" w14:textId="77777777" w:rsidR="008E044C" w:rsidRDefault="008E044C" w:rsidP="008E044C">
      <w:pPr>
        <w:tabs>
          <w:tab w:val="left" w:pos="2380"/>
        </w:tabs>
        <w:spacing w:line="360" w:lineRule="auto"/>
        <w:jc w:val="center"/>
        <w:rPr>
          <w:b/>
        </w:rPr>
      </w:pPr>
      <w:r>
        <w:rPr>
          <w:b/>
        </w:rPr>
        <w:t>Figure 3: Iterative Software Development Cycle</w:t>
      </w:r>
    </w:p>
    <w:p w14:paraId="546C5DBB" w14:textId="77777777" w:rsidR="00EA38A4" w:rsidRDefault="00EA38A4" w:rsidP="008E044C">
      <w:pPr>
        <w:tabs>
          <w:tab w:val="left" w:pos="2380"/>
        </w:tabs>
        <w:spacing w:line="360" w:lineRule="auto"/>
        <w:jc w:val="center"/>
        <w:rPr>
          <w:b/>
        </w:rPr>
      </w:pPr>
    </w:p>
    <w:p w14:paraId="3518E2B4" w14:textId="77777777" w:rsidR="008E044C" w:rsidRDefault="008E044C" w:rsidP="008E044C">
      <w:pPr>
        <w:pStyle w:val="Heading3"/>
        <w:numPr>
          <w:ilvl w:val="0"/>
          <w:numId w:val="0"/>
        </w:numPr>
        <w:spacing w:after="85" w:line="360" w:lineRule="auto"/>
        <w:ind w:right="0"/>
      </w:pPr>
      <w:bookmarkStart w:id="13" w:name="_Toc9533"/>
      <w:r>
        <w:t>2.4.1.</w:t>
      </w:r>
      <w:r>
        <w:rPr>
          <w:rFonts w:ascii="Arial" w:eastAsia="Arial" w:hAnsi="Arial" w:cs="Arial"/>
        </w:rPr>
        <w:t xml:space="preserve"> </w:t>
      </w:r>
      <w:r>
        <w:t xml:space="preserve">Gantt Chart </w:t>
      </w:r>
      <w:bookmarkEnd w:id="13"/>
    </w:p>
    <w:p w14:paraId="16BDE6F0" w14:textId="77777777" w:rsidR="008E044C" w:rsidRDefault="008E044C" w:rsidP="008E044C">
      <w:pPr>
        <w:rPr>
          <w:noProof/>
        </w:rPr>
      </w:pPr>
      <w:r>
        <w:rPr>
          <w:noProof/>
        </w:rPr>
        <w:drawing>
          <wp:inline distT="0" distB="0" distL="0" distR="0" wp14:anchorId="712D9550" wp14:editId="7CC6126C">
            <wp:extent cx="5503545" cy="2957964"/>
            <wp:effectExtent l="0" t="0" r="1905" b="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14"/>
                    <a:stretch>
                      <a:fillRect/>
                    </a:stretch>
                  </pic:blipFill>
                  <pic:spPr>
                    <a:xfrm>
                      <a:off x="0" y="0"/>
                      <a:ext cx="5503545" cy="2957964"/>
                    </a:xfrm>
                    <a:prstGeom prst="rect">
                      <a:avLst/>
                    </a:prstGeom>
                  </pic:spPr>
                </pic:pic>
              </a:graphicData>
            </a:graphic>
          </wp:inline>
        </w:drawing>
      </w:r>
    </w:p>
    <w:p w14:paraId="0E514CF9" w14:textId="77777777" w:rsidR="008E044C" w:rsidRDefault="008E044C" w:rsidP="008E044C">
      <w:pPr>
        <w:rPr>
          <w:noProof/>
        </w:rPr>
      </w:pPr>
    </w:p>
    <w:p w14:paraId="6002A061" w14:textId="77777777" w:rsidR="008E044C" w:rsidRDefault="008E044C" w:rsidP="008E044C">
      <w:pPr>
        <w:pStyle w:val="Heading3"/>
        <w:numPr>
          <w:ilvl w:val="0"/>
          <w:numId w:val="0"/>
        </w:numPr>
        <w:ind w:left="1440"/>
      </w:pPr>
      <w:r>
        <w:t xml:space="preserve">Figure 4: Proposed Gantt Chart for Internship Activities </w:t>
      </w:r>
    </w:p>
    <w:p w14:paraId="5FCFA4B8" w14:textId="77777777" w:rsidR="008E044C" w:rsidRDefault="008E044C" w:rsidP="008E044C">
      <w:pPr>
        <w:tabs>
          <w:tab w:val="left" w:pos="2340"/>
        </w:tabs>
        <w:rPr>
          <w:rFonts w:eastAsiaTheme="minorEastAsia"/>
        </w:rPr>
      </w:pPr>
    </w:p>
    <w:p w14:paraId="3A763C17" w14:textId="77777777" w:rsidR="00EA38A4" w:rsidRDefault="008E044C" w:rsidP="008E044C">
      <w:pPr>
        <w:pStyle w:val="Heading1"/>
        <w:numPr>
          <w:ilvl w:val="0"/>
          <w:numId w:val="0"/>
        </w:numPr>
        <w:spacing w:after="150" w:line="360" w:lineRule="auto"/>
        <w:rPr>
          <w:rFonts w:ascii="Arial" w:eastAsia="Arial" w:hAnsi="Arial" w:cs="Arial"/>
        </w:rPr>
      </w:pPr>
      <w:bookmarkStart w:id="14" w:name="_Toc9534"/>
      <w:r>
        <w:lastRenderedPageBreak/>
        <w:t xml:space="preserve">CHAPTER 3 </w:t>
      </w:r>
      <w:r>
        <w:rPr>
          <w:rFonts w:ascii="Arial" w:eastAsia="Arial" w:hAnsi="Arial" w:cs="Arial"/>
        </w:rPr>
        <w:t xml:space="preserve"> </w:t>
      </w:r>
    </w:p>
    <w:p w14:paraId="3BEF0DDF" w14:textId="5C54C0D3" w:rsidR="008E044C" w:rsidRDefault="008E044C" w:rsidP="008E044C">
      <w:pPr>
        <w:pStyle w:val="Heading1"/>
        <w:numPr>
          <w:ilvl w:val="0"/>
          <w:numId w:val="0"/>
        </w:numPr>
        <w:spacing w:after="150" w:line="360" w:lineRule="auto"/>
      </w:pPr>
      <w:r>
        <w:t xml:space="preserve"> EXPECTED OUTCOMES</w:t>
      </w:r>
      <w:bookmarkEnd w:id="14"/>
    </w:p>
    <w:p w14:paraId="5CF3F47C" w14:textId="77777777" w:rsidR="008E044C" w:rsidRDefault="008E044C" w:rsidP="008E044C">
      <w:pPr>
        <w:pStyle w:val="Heading2"/>
        <w:numPr>
          <w:ilvl w:val="0"/>
          <w:numId w:val="0"/>
        </w:numPr>
        <w:spacing w:line="360" w:lineRule="auto"/>
      </w:pPr>
      <w:bookmarkStart w:id="15" w:name="_Toc9535"/>
      <w:r>
        <w:t>3.1.</w:t>
      </w:r>
      <w:r>
        <w:rPr>
          <w:rFonts w:ascii="Arial" w:eastAsia="Arial" w:hAnsi="Arial" w:cs="Arial"/>
        </w:rPr>
        <w:t xml:space="preserve"> </w:t>
      </w:r>
      <w:r>
        <w:t xml:space="preserve">Expected Outcome of Project </w:t>
      </w:r>
      <w:bookmarkEnd w:id="15"/>
    </w:p>
    <w:p w14:paraId="15F71609" w14:textId="4826DD1A" w:rsidR="008E044C" w:rsidRPr="008E044C" w:rsidRDefault="008E044C" w:rsidP="008E044C">
      <w:pPr>
        <w:tabs>
          <w:tab w:val="left" w:pos="2340"/>
        </w:tabs>
        <w:spacing w:line="360" w:lineRule="auto"/>
        <w:rPr>
          <w:rFonts w:eastAsiaTheme="minorEastAsia"/>
        </w:rPr>
      </w:pPr>
      <w:r w:rsidRPr="008E044C">
        <w:rPr>
          <w:rFonts w:eastAsiaTheme="minorEastAsia"/>
        </w:rPr>
        <w:t xml:space="preserve">During this internship at </w:t>
      </w:r>
      <w:proofErr w:type="spellStart"/>
      <w:r w:rsidRPr="008E044C">
        <w:rPr>
          <w:rFonts w:eastAsiaTheme="minorEastAsia"/>
        </w:rPr>
        <w:t>Pravidhi</w:t>
      </w:r>
      <w:proofErr w:type="spellEnd"/>
      <w:r w:rsidRPr="008E044C">
        <w:rPr>
          <w:rFonts w:eastAsiaTheme="minorEastAsia"/>
        </w:rPr>
        <w:t xml:space="preserve"> Digital Innovations, the primary goal is to deliver a reliable, scalable, and well-structured backend system for the organization. This includes building </w:t>
      </w:r>
      <w:proofErr w:type="gramStart"/>
      <w:r w:rsidRPr="008E044C">
        <w:rPr>
          <w:rFonts w:eastAsiaTheme="minorEastAsia"/>
        </w:rPr>
        <w:t>a</w:t>
      </w:r>
      <w:proofErr w:type="gramEnd"/>
      <w:r w:rsidRPr="008E044C">
        <w:rPr>
          <w:rFonts w:eastAsiaTheme="minorEastAsia"/>
        </w:rPr>
        <w:t xml:space="preserve"> </w:t>
      </w:r>
      <w:r w:rsidR="00D8348E">
        <w:rPr>
          <w:rFonts w:eastAsiaTheme="minorEastAsia"/>
        </w:rPr>
        <w:t xml:space="preserve">interactive, user-friendly application for users. </w:t>
      </w:r>
    </w:p>
    <w:p w14:paraId="43151AB5" w14:textId="515943D6" w:rsidR="008E044C" w:rsidRDefault="008E044C" w:rsidP="009D43E8">
      <w:pPr>
        <w:tabs>
          <w:tab w:val="left" w:pos="2340"/>
        </w:tabs>
        <w:spacing w:line="360" w:lineRule="auto"/>
        <w:rPr>
          <w:rFonts w:eastAsiaTheme="minorEastAsia"/>
        </w:rPr>
      </w:pPr>
      <w:r w:rsidRPr="008E044C">
        <w:rPr>
          <w:rFonts w:eastAsiaTheme="minorEastAsia"/>
        </w:rPr>
        <w:t xml:space="preserve">The project emphasizes data accuracy, efficient logic implementation, and consistent performance. By the end of the internship, the expected result is a fully </w:t>
      </w:r>
      <w:proofErr w:type="gramStart"/>
      <w:r w:rsidRPr="008E044C">
        <w:rPr>
          <w:rFonts w:eastAsiaTheme="minorEastAsia"/>
        </w:rPr>
        <w:t xml:space="preserve">functional </w:t>
      </w:r>
      <w:r w:rsidR="00D8348E">
        <w:rPr>
          <w:rFonts w:eastAsiaTheme="minorEastAsia"/>
        </w:rPr>
        <w:t xml:space="preserve"> frontend</w:t>
      </w:r>
      <w:proofErr w:type="gramEnd"/>
      <w:r w:rsidR="00D8348E">
        <w:rPr>
          <w:rFonts w:eastAsiaTheme="minorEastAsia"/>
        </w:rPr>
        <w:t xml:space="preserve"> </w:t>
      </w:r>
      <w:r w:rsidRPr="008E044C">
        <w:rPr>
          <w:rFonts w:eastAsiaTheme="minorEastAsia"/>
        </w:rPr>
        <w:t>system that supports smooth operations, simplifies data management, and meets the functional requirements defined by the company. This outcome ensures the organization has a dependable and maintainable system for ongoing internal use.</w:t>
      </w:r>
    </w:p>
    <w:p w14:paraId="1BAE5784" w14:textId="77777777" w:rsidR="008E044C" w:rsidRDefault="008E044C" w:rsidP="009D43E8">
      <w:pPr>
        <w:pStyle w:val="Heading2"/>
        <w:numPr>
          <w:ilvl w:val="0"/>
          <w:numId w:val="0"/>
        </w:numPr>
        <w:spacing w:line="360" w:lineRule="auto"/>
      </w:pPr>
      <w:bookmarkStart w:id="16" w:name="_Toc9536"/>
      <w:r>
        <w:t>3.2.</w:t>
      </w:r>
      <w:r>
        <w:rPr>
          <w:rFonts w:ascii="Arial" w:eastAsia="Arial" w:hAnsi="Arial" w:cs="Arial"/>
        </w:rPr>
        <w:t xml:space="preserve"> </w:t>
      </w:r>
      <w:r>
        <w:t xml:space="preserve">Expected Outcome of Internship </w:t>
      </w:r>
      <w:bookmarkEnd w:id="16"/>
    </w:p>
    <w:p w14:paraId="0A601A8E" w14:textId="6E56A723" w:rsidR="008E044C" w:rsidRPr="008E044C" w:rsidRDefault="009D43E8" w:rsidP="009D43E8">
      <w:pPr>
        <w:tabs>
          <w:tab w:val="left" w:pos="2340"/>
        </w:tabs>
        <w:spacing w:line="360" w:lineRule="auto"/>
        <w:rPr>
          <w:rFonts w:eastAsiaTheme="minorEastAsia"/>
        </w:rPr>
      </w:pPr>
      <w:r w:rsidRPr="009D43E8">
        <w:rPr>
          <w:rFonts w:eastAsiaTheme="minorEastAsia"/>
        </w:rPr>
        <w:t xml:space="preserve">Participating in this backend development internship at </w:t>
      </w:r>
      <w:proofErr w:type="spellStart"/>
      <w:r w:rsidRPr="00D8348E">
        <w:rPr>
          <w:rFonts w:eastAsiaTheme="minorEastAsia"/>
        </w:rPr>
        <w:t>Pravidhi</w:t>
      </w:r>
      <w:proofErr w:type="spellEnd"/>
      <w:r w:rsidRPr="00D8348E">
        <w:rPr>
          <w:rFonts w:eastAsiaTheme="minorEastAsia"/>
        </w:rPr>
        <w:t xml:space="preserve"> Digital Innovations</w:t>
      </w:r>
      <w:r w:rsidRPr="009D43E8">
        <w:rPr>
          <w:rFonts w:eastAsiaTheme="minorEastAsia"/>
        </w:rPr>
        <w:t xml:space="preserve"> is expected to provide valuable practical experience in real-world software development. It allows me to apply theoretical knowledge in </w:t>
      </w:r>
      <w:r w:rsidR="00D8348E">
        <w:rPr>
          <w:rFonts w:eastAsiaTheme="minorEastAsia"/>
        </w:rPr>
        <w:t xml:space="preserve">web development and React </w:t>
      </w:r>
      <w:r w:rsidRPr="009D43E8">
        <w:rPr>
          <w:rFonts w:eastAsiaTheme="minorEastAsia"/>
        </w:rPr>
        <w:t xml:space="preserve">to a structured project environment, enhancing my skills in </w:t>
      </w:r>
      <w:r w:rsidR="00D8348E">
        <w:rPr>
          <w:rFonts w:eastAsiaTheme="minorEastAsia"/>
        </w:rPr>
        <w:t xml:space="preserve">frontend </w:t>
      </w:r>
      <w:r w:rsidRPr="009D43E8">
        <w:rPr>
          <w:rFonts w:eastAsiaTheme="minorEastAsia"/>
        </w:rPr>
        <w:t>programming</w:t>
      </w:r>
      <w:r w:rsidR="00D8348E">
        <w:rPr>
          <w:rFonts w:eastAsiaTheme="minorEastAsia"/>
        </w:rPr>
        <w:t>, UI/UX</w:t>
      </w:r>
      <w:r w:rsidRPr="009D43E8">
        <w:rPr>
          <w:rFonts w:eastAsiaTheme="minorEastAsia"/>
        </w:rPr>
        <w:t xml:space="preserve"> d</w:t>
      </w:r>
      <w:r w:rsidR="00D8348E">
        <w:rPr>
          <w:rFonts w:eastAsiaTheme="minorEastAsia"/>
        </w:rPr>
        <w:t xml:space="preserve">esigns and responsive </w:t>
      </w:r>
      <w:proofErr w:type="gramStart"/>
      <w:r w:rsidR="00D8348E">
        <w:rPr>
          <w:rFonts w:eastAsiaTheme="minorEastAsia"/>
        </w:rPr>
        <w:t>designs.</w:t>
      </w:r>
      <w:r w:rsidRPr="009D43E8">
        <w:rPr>
          <w:rFonts w:eastAsiaTheme="minorEastAsia"/>
        </w:rPr>
        <w:t>.</w:t>
      </w:r>
      <w:proofErr w:type="gramEnd"/>
      <w:r w:rsidRPr="009D43E8">
        <w:rPr>
          <w:rFonts w:eastAsiaTheme="minorEastAsia"/>
        </w:rPr>
        <w:t xml:space="preserve"> The internship will improve my problem-solving abilities, debugging techniques, and understanding of professional development workflows, while also fostering teamwork, communication, and collaboration within a professional setting. Additionally, it will build confidence in handling production-level tasks, broaden my industry exposure, and strengthen my career readiness by providing demonstrable, </w:t>
      </w:r>
      <w:proofErr w:type="gramStart"/>
      <w:r w:rsidRPr="009D43E8">
        <w:rPr>
          <w:rFonts w:eastAsiaTheme="minorEastAsia"/>
        </w:rPr>
        <w:t>hands</w:t>
      </w:r>
      <w:r>
        <w:rPr>
          <w:rFonts w:eastAsiaTheme="minorEastAsia"/>
        </w:rPr>
        <w:t xml:space="preserve"> </w:t>
      </w:r>
      <w:r w:rsidRPr="009D43E8">
        <w:rPr>
          <w:rFonts w:eastAsiaTheme="minorEastAsia"/>
        </w:rPr>
        <w:t>on</w:t>
      </w:r>
      <w:proofErr w:type="gramEnd"/>
      <w:r w:rsidRPr="009D43E8">
        <w:rPr>
          <w:rFonts w:eastAsiaTheme="minorEastAsia"/>
        </w:rPr>
        <w:t xml:space="preserve"> experience that will be beneficial for future employment opportunities.</w:t>
      </w:r>
    </w:p>
    <w:p w14:paraId="23E76486" w14:textId="77777777" w:rsidR="008E044C" w:rsidRDefault="008E044C" w:rsidP="008E044C">
      <w:pPr>
        <w:tabs>
          <w:tab w:val="left" w:pos="2340"/>
        </w:tabs>
        <w:rPr>
          <w:rFonts w:eastAsiaTheme="minorEastAsia"/>
        </w:rPr>
      </w:pPr>
    </w:p>
    <w:p w14:paraId="7F081F39" w14:textId="77777777" w:rsidR="009D43E8" w:rsidRPr="009D43E8" w:rsidRDefault="009D43E8" w:rsidP="009D43E8">
      <w:pPr>
        <w:rPr>
          <w:rFonts w:eastAsiaTheme="minorEastAsia"/>
        </w:rPr>
      </w:pPr>
    </w:p>
    <w:p w14:paraId="75A2D6E6" w14:textId="77777777" w:rsidR="009D43E8" w:rsidRPr="009D43E8" w:rsidRDefault="009D43E8" w:rsidP="009D43E8">
      <w:pPr>
        <w:rPr>
          <w:rFonts w:eastAsiaTheme="minorEastAsia"/>
        </w:rPr>
      </w:pPr>
    </w:p>
    <w:p w14:paraId="031B25E0" w14:textId="77777777" w:rsidR="009D43E8" w:rsidRPr="009D43E8" w:rsidRDefault="009D43E8" w:rsidP="009D43E8">
      <w:pPr>
        <w:rPr>
          <w:rFonts w:eastAsiaTheme="minorEastAsia"/>
        </w:rPr>
      </w:pPr>
    </w:p>
    <w:p w14:paraId="4388C0A4" w14:textId="77777777" w:rsidR="009D43E8" w:rsidRPr="009D43E8" w:rsidRDefault="009D43E8" w:rsidP="009D43E8">
      <w:pPr>
        <w:rPr>
          <w:rFonts w:eastAsiaTheme="minorEastAsia"/>
        </w:rPr>
      </w:pPr>
    </w:p>
    <w:p w14:paraId="70532B3E" w14:textId="77777777" w:rsidR="009D43E8" w:rsidRPr="009D43E8" w:rsidRDefault="009D43E8" w:rsidP="009D43E8">
      <w:pPr>
        <w:rPr>
          <w:rFonts w:eastAsiaTheme="minorEastAsia"/>
        </w:rPr>
      </w:pPr>
    </w:p>
    <w:p w14:paraId="41AEEE4C" w14:textId="77777777" w:rsidR="009D43E8" w:rsidRPr="009D43E8" w:rsidRDefault="009D43E8" w:rsidP="009D43E8">
      <w:pPr>
        <w:rPr>
          <w:rFonts w:eastAsiaTheme="minorEastAsia"/>
        </w:rPr>
      </w:pPr>
    </w:p>
    <w:p w14:paraId="6EF8AE5A" w14:textId="77777777" w:rsidR="009D43E8" w:rsidRPr="009D43E8" w:rsidRDefault="009D43E8" w:rsidP="009D43E8">
      <w:pPr>
        <w:rPr>
          <w:rFonts w:eastAsiaTheme="minorEastAsia"/>
        </w:rPr>
      </w:pPr>
    </w:p>
    <w:p w14:paraId="55459D3E" w14:textId="77777777" w:rsidR="009D43E8" w:rsidRDefault="009D43E8" w:rsidP="009D43E8">
      <w:pPr>
        <w:rPr>
          <w:rFonts w:eastAsiaTheme="minorEastAsia"/>
        </w:rPr>
      </w:pPr>
    </w:p>
    <w:p w14:paraId="6AAE38C0" w14:textId="77777777" w:rsidR="009D43E8" w:rsidRDefault="009D43E8" w:rsidP="009D43E8"/>
    <w:p w14:paraId="38C406CD" w14:textId="77777777" w:rsidR="009D43E8" w:rsidRDefault="009D43E8" w:rsidP="009D43E8"/>
    <w:p w14:paraId="5345B346" w14:textId="77777777" w:rsidR="009D43E8" w:rsidRDefault="009D43E8" w:rsidP="009D43E8">
      <w:pPr>
        <w:pStyle w:val="Heading2"/>
        <w:numPr>
          <w:ilvl w:val="0"/>
          <w:numId w:val="0"/>
        </w:numPr>
        <w:spacing w:line="360" w:lineRule="auto"/>
        <w:jc w:val="center"/>
        <w:rPr>
          <w:sz w:val="32"/>
          <w:szCs w:val="32"/>
        </w:rPr>
      </w:pPr>
      <w:r w:rsidRPr="009D43E8">
        <w:rPr>
          <w:sz w:val="32"/>
          <w:szCs w:val="32"/>
        </w:rPr>
        <w:t>REFERENCES</w:t>
      </w:r>
    </w:p>
    <w:p w14:paraId="33FB653D" w14:textId="68EBEBFB" w:rsidR="009D43E8" w:rsidRDefault="009D43E8" w:rsidP="009D43E8">
      <w:pPr>
        <w:spacing w:line="360" w:lineRule="auto"/>
        <w:rPr>
          <w:rFonts w:eastAsiaTheme="minorEastAsia"/>
        </w:rPr>
      </w:pPr>
      <w:proofErr w:type="spellStart"/>
      <w:r w:rsidRPr="009D43E8">
        <w:rPr>
          <w:rFonts w:eastAsiaTheme="minorEastAsia"/>
        </w:rPr>
        <w:t>Pravidhi</w:t>
      </w:r>
      <w:proofErr w:type="spellEnd"/>
      <w:r w:rsidRPr="009D43E8">
        <w:rPr>
          <w:rFonts w:eastAsiaTheme="minorEastAsia"/>
        </w:rPr>
        <w:t xml:space="preserve"> Digital Innovations. (2025). </w:t>
      </w:r>
      <w:r w:rsidRPr="009D43E8">
        <w:rPr>
          <w:rFonts w:eastAsiaTheme="minorEastAsia"/>
          <w:i/>
          <w:iCs/>
        </w:rPr>
        <w:t>Home</w:t>
      </w:r>
      <w:r w:rsidRPr="009D43E8">
        <w:rPr>
          <w:rFonts w:eastAsiaTheme="minorEastAsia"/>
        </w:rPr>
        <w:t xml:space="preserve">. Retrieved from </w:t>
      </w:r>
      <w:hyperlink r:id="rId15" w:history="1">
        <w:r w:rsidR="00D8348E" w:rsidRPr="00D45E3A">
          <w:rPr>
            <w:rStyle w:val="Hyperlink"/>
            <w:rFonts w:eastAsiaTheme="minorEastAsia"/>
          </w:rPr>
          <w:t>https://pravidhi.com</w:t>
        </w:r>
      </w:hyperlink>
    </w:p>
    <w:p w14:paraId="36C22995" w14:textId="59F2EDB0" w:rsidR="00D8348E" w:rsidRDefault="00D8348E" w:rsidP="009D43E8">
      <w:pPr>
        <w:spacing w:line="360" w:lineRule="auto"/>
        <w:rPr>
          <w:rFonts w:eastAsiaTheme="minorEastAsia"/>
        </w:rPr>
      </w:pPr>
      <w:r w:rsidRPr="00D8348E">
        <w:rPr>
          <w:rFonts w:eastAsiaTheme="minorEastAsia"/>
        </w:rPr>
        <w:t xml:space="preserve">React. (2025). React Documentation. Retrieved from </w:t>
      </w:r>
      <w:hyperlink r:id="rId16" w:tgtFrame="_new" w:history="1">
        <w:r w:rsidRPr="00D8348E">
          <w:rPr>
            <w:rStyle w:val="Hyperlink"/>
            <w:rFonts w:eastAsiaTheme="minorEastAsia"/>
          </w:rPr>
          <w:t>https://react.dev</w:t>
        </w:r>
      </w:hyperlink>
    </w:p>
    <w:p w14:paraId="44B31CCB" w14:textId="24FFEE31" w:rsidR="00D8348E" w:rsidRDefault="00D8348E" w:rsidP="009D43E8">
      <w:pPr>
        <w:spacing w:line="360" w:lineRule="auto"/>
        <w:rPr>
          <w:rFonts w:eastAsiaTheme="minorEastAsia"/>
        </w:rPr>
      </w:pPr>
      <w:r w:rsidRPr="00D8348E">
        <w:rPr>
          <w:rFonts w:eastAsiaTheme="minorEastAsia"/>
        </w:rPr>
        <w:t xml:space="preserve">React Router. (2025). React Router Documentation. Retrieved from </w:t>
      </w:r>
      <w:hyperlink r:id="rId17" w:tgtFrame="_new" w:history="1">
        <w:r w:rsidRPr="00D8348E">
          <w:rPr>
            <w:rStyle w:val="Hyperlink"/>
            <w:rFonts w:eastAsiaTheme="minorEastAsia"/>
          </w:rPr>
          <w:t>https://reactrouter.com</w:t>
        </w:r>
      </w:hyperlink>
    </w:p>
    <w:p w14:paraId="1BE8076C" w14:textId="0FD9C79E" w:rsidR="00D8348E" w:rsidRDefault="00D8348E" w:rsidP="009D43E8">
      <w:pPr>
        <w:spacing w:line="360" w:lineRule="auto"/>
        <w:rPr>
          <w:rFonts w:eastAsiaTheme="minorEastAsia"/>
        </w:rPr>
      </w:pPr>
      <w:r w:rsidRPr="00D8348E">
        <w:rPr>
          <w:rFonts w:eastAsiaTheme="minorEastAsia"/>
        </w:rPr>
        <w:t xml:space="preserve">Tailwind CSS. (2025). Tailwind CSS Documentation. Retrieved from </w:t>
      </w:r>
      <w:hyperlink r:id="rId18" w:tgtFrame="_new" w:history="1">
        <w:r w:rsidRPr="00D8348E">
          <w:rPr>
            <w:rStyle w:val="Hyperlink"/>
            <w:rFonts w:eastAsiaTheme="minorEastAsia"/>
          </w:rPr>
          <w:t>https://tailwindcss.com</w:t>
        </w:r>
      </w:hyperlink>
    </w:p>
    <w:p w14:paraId="3382E1C0" w14:textId="3FC94145" w:rsidR="00D8348E" w:rsidRDefault="00D8348E" w:rsidP="009D43E8">
      <w:pPr>
        <w:spacing w:line="360" w:lineRule="auto"/>
        <w:rPr>
          <w:rFonts w:eastAsiaTheme="minorEastAsia"/>
        </w:rPr>
      </w:pPr>
      <w:r w:rsidRPr="00D8348E">
        <w:rPr>
          <w:rFonts w:eastAsiaTheme="minorEastAsia"/>
        </w:rPr>
        <w:t xml:space="preserve">Framer Motion. (2025). Animation Library Documentation. Retrieved from </w:t>
      </w:r>
      <w:hyperlink r:id="rId19" w:tgtFrame="_new" w:history="1">
        <w:r w:rsidRPr="00D8348E">
          <w:rPr>
            <w:rStyle w:val="Hyperlink"/>
            <w:rFonts w:eastAsiaTheme="minorEastAsia"/>
          </w:rPr>
          <w:t>https://www.framer.com/motion</w:t>
        </w:r>
      </w:hyperlink>
    </w:p>
    <w:p w14:paraId="2C8ACC72" w14:textId="662D4CCD" w:rsidR="00D8348E" w:rsidRPr="009D43E8" w:rsidRDefault="00D8348E" w:rsidP="009D43E8">
      <w:pPr>
        <w:spacing w:line="360" w:lineRule="auto"/>
        <w:rPr>
          <w:rFonts w:eastAsiaTheme="minorEastAsia"/>
        </w:rPr>
      </w:pPr>
      <w:r w:rsidRPr="00D8348E">
        <w:rPr>
          <w:rFonts w:eastAsiaTheme="minorEastAsia"/>
        </w:rPr>
        <w:t xml:space="preserve">Redux Toolkit. (2025). Redux Toolkit Documentation. Retrieved from </w:t>
      </w:r>
      <w:hyperlink r:id="rId20" w:tgtFrame="_new" w:history="1">
        <w:r w:rsidRPr="00D8348E">
          <w:rPr>
            <w:rStyle w:val="Hyperlink"/>
            <w:rFonts w:eastAsiaTheme="minorEastAsia"/>
          </w:rPr>
          <w:t>https://redux-toolkit.js.org</w:t>
        </w:r>
      </w:hyperlink>
    </w:p>
    <w:p w14:paraId="27245632" w14:textId="77777777" w:rsidR="009D43E8" w:rsidRPr="009D43E8" w:rsidRDefault="009D43E8" w:rsidP="009D43E8">
      <w:pPr>
        <w:rPr>
          <w:rFonts w:eastAsiaTheme="minorEastAsia"/>
        </w:rPr>
      </w:pPr>
    </w:p>
    <w:sectPr w:rsidR="009D43E8" w:rsidRPr="009D43E8">
      <w:footerReference w:type="default" r:id="rId21"/>
      <w:footerReference w:type="first" r:id="rId22"/>
      <w:pgSz w:w="11907" w:h="16839"/>
      <w:pgMar w:top="1440" w:right="144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3DC96" w14:textId="77777777" w:rsidR="00CC0B4D" w:rsidRDefault="00CC0B4D">
      <w:pPr>
        <w:spacing w:after="0" w:line="240" w:lineRule="auto"/>
      </w:pPr>
      <w:r>
        <w:separator/>
      </w:r>
    </w:p>
  </w:endnote>
  <w:endnote w:type="continuationSeparator" w:id="0">
    <w:p w14:paraId="3EF249E5" w14:textId="77777777" w:rsidR="00CC0B4D" w:rsidRDefault="00CC0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7" w:author="doiusdgoasgdf[opniadgsf dszfgadsfgfgsadr" w:date="2025-12-09T07:33:00Z"/>
  <w:sdt>
    <w:sdtPr>
      <w:id w:val="1726019276"/>
      <w:docPartObj>
        <w:docPartGallery w:val="Page Numbers (Bottom of Page)"/>
        <w:docPartUnique/>
      </w:docPartObj>
    </w:sdtPr>
    <w:sdtEndPr>
      <w:rPr>
        <w:noProof/>
      </w:rPr>
    </w:sdtEndPr>
    <w:sdtContent>
      <w:customXmlInsRangeEnd w:id="17"/>
      <w:p w14:paraId="278E457E" w14:textId="62E4639A" w:rsidR="00D421A4" w:rsidRDefault="00D421A4">
        <w:pPr>
          <w:pStyle w:val="Footer"/>
          <w:jc w:val="center"/>
          <w:rPr>
            <w:ins w:id="18" w:author="doiusdgoasgdf[opniadgsf dszfgadsfgfgsadr" w:date="2025-12-09T07:33:00Z" w16du:dateUtc="2025-12-09T01:48:00Z"/>
          </w:rPr>
        </w:pPr>
      </w:p>
      <w:customXmlInsRangeStart w:id="19" w:author="doiusdgoasgdf[opniadgsf dszfgadsfgfgsadr" w:date="2025-12-09T07:33:00Z"/>
    </w:sdtContent>
  </w:sdt>
  <w:customXmlInsRangeEnd w:id="19"/>
  <w:p w14:paraId="16029B47" w14:textId="35C6F59F" w:rsidR="00D421A4" w:rsidRDefault="00D421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0408" w14:textId="24361918" w:rsidR="00D5390E" w:rsidDel="00D421A4" w:rsidRDefault="00BE3A52" w:rsidP="00D421A4">
    <w:pPr>
      <w:pBdr>
        <w:top w:val="nil"/>
        <w:left w:val="nil"/>
        <w:bottom w:val="nil"/>
        <w:right w:val="nil"/>
        <w:between w:val="nil"/>
      </w:pBdr>
      <w:tabs>
        <w:tab w:val="center" w:pos="4680"/>
        <w:tab w:val="right" w:pos="9360"/>
      </w:tabs>
      <w:spacing w:after="0" w:line="240" w:lineRule="auto"/>
      <w:ind w:left="0" w:firstLine="0"/>
      <w:rPr>
        <w:del w:id="20" w:author="doiusdgoasgdf[opniadgsf dszfgadsfgfgsadr" w:date="2025-12-09T07:33:00Z" w16du:dateUtc="2025-12-09T01:48:00Z"/>
        <w:rFonts w:ascii="Calibri" w:eastAsia="Calibri" w:hAnsi="Calibri" w:cs="Calibri"/>
        <w:sz w:val="22"/>
        <w:szCs w:val="22"/>
      </w:rPr>
    </w:pPr>
    <w:del w:id="21" w:author="doiusdgoasgdf[opniadgsf dszfgadsfgfgsadr" w:date="2025-12-09T07:34:00Z" w16du:dateUtc="2025-12-09T01:49:00Z">
      <w:r w:rsidDel="00D421A4">
        <w:rPr>
          <w:rFonts w:ascii="Calibri" w:eastAsia="Calibri" w:hAnsi="Calibri" w:cs="Calibri"/>
          <w:sz w:val="22"/>
          <w:szCs w:val="22"/>
        </w:rPr>
        <w:fldChar w:fldCharType="begin"/>
      </w:r>
      <w:r w:rsidDel="00D421A4">
        <w:rPr>
          <w:rFonts w:ascii="Calibri" w:eastAsia="Calibri" w:hAnsi="Calibri" w:cs="Calibri"/>
          <w:sz w:val="22"/>
          <w:szCs w:val="22"/>
        </w:rPr>
        <w:delInstrText>PAGE</w:delInstrText>
      </w:r>
      <w:r w:rsidDel="00D421A4">
        <w:rPr>
          <w:rFonts w:ascii="Calibri" w:eastAsia="Calibri" w:hAnsi="Calibri" w:cs="Calibri"/>
          <w:sz w:val="22"/>
          <w:szCs w:val="22"/>
        </w:rPr>
        <w:fldChar w:fldCharType="separate"/>
      </w:r>
      <w:r w:rsidR="00500FD5" w:rsidDel="00D421A4">
        <w:rPr>
          <w:rFonts w:ascii="Calibri" w:eastAsia="Calibri" w:hAnsi="Calibri" w:cs="Calibri"/>
          <w:noProof/>
          <w:sz w:val="22"/>
          <w:szCs w:val="22"/>
        </w:rPr>
        <w:delText>1</w:delText>
      </w:r>
      <w:r w:rsidDel="00D421A4">
        <w:rPr>
          <w:rFonts w:ascii="Calibri" w:eastAsia="Calibri" w:hAnsi="Calibri" w:cs="Calibri"/>
          <w:sz w:val="22"/>
          <w:szCs w:val="22"/>
        </w:rPr>
        <w:fldChar w:fldCharType="end"/>
      </w:r>
    </w:del>
  </w:p>
  <w:p w14:paraId="780F7487" w14:textId="77777777" w:rsidR="00D5390E" w:rsidRDefault="00D5390E" w:rsidP="00D421A4">
    <w:pPr>
      <w:pBdr>
        <w:top w:val="nil"/>
        <w:left w:val="nil"/>
        <w:bottom w:val="nil"/>
        <w:right w:val="nil"/>
        <w:between w:val="nil"/>
      </w:pBdr>
      <w:tabs>
        <w:tab w:val="center" w:pos="4680"/>
        <w:tab w:val="right" w:pos="9360"/>
      </w:tabs>
      <w:spacing w:after="0" w:line="240" w:lineRule="auto"/>
      <w:ind w:left="0" w:firstLine="0"/>
      <w:pPrChange w:id="22" w:author="doiusdgoasgdf[opniadgsf dszfgadsfgfgsadr" w:date="2025-12-09T07:33:00Z" w16du:dateUtc="2025-12-09T01:48:00Z">
        <w:pPr>
          <w:spacing w:after="160" w:line="259" w:lineRule="auto"/>
          <w:ind w:left="0" w:firstLine="0"/>
          <w:jc w:val="left"/>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7E9FF" w14:textId="77777777" w:rsidR="00CC0B4D" w:rsidRDefault="00CC0B4D">
      <w:pPr>
        <w:spacing w:after="0" w:line="240" w:lineRule="auto"/>
      </w:pPr>
      <w:r>
        <w:separator/>
      </w:r>
    </w:p>
  </w:footnote>
  <w:footnote w:type="continuationSeparator" w:id="0">
    <w:p w14:paraId="2C4B003D" w14:textId="77777777" w:rsidR="00CC0B4D" w:rsidRDefault="00CC0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0A40"/>
    <w:multiLevelType w:val="multilevel"/>
    <w:tmpl w:val="BA865AE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D900FA"/>
    <w:multiLevelType w:val="multilevel"/>
    <w:tmpl w:val="334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57D3"/>
    <w:multiLevelType w:val="multilevel"/>
    <w:tmpl w:val="E25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14F4B"/>
    <w:multiLevelType w:val="hybridMultilevel"/>
    <w:tmpl w:val="4CC2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C4532"/>
    <w:multiLevelType w:val="hybridMultilevel"/>
    <w:tmpl w:val="ACEC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14D85"/>
    <w:multiLevelType w:val="hybridMultilevel"/>
    <w:tmpl w:val="522CE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93B47"/>
    <w:multiLevelType w:val="hybridMultilevel"/>
    <w:tmpl w:val="83386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64E00"/>
    <w:multiLevelType w:val="hybridMultilevel"/>
    <w:tmpl w:val="3E4EA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D81E3B"/>
    <w:multiLevelType w:val="hybridMultilevel"/>
    <w:tmpl w:val="E2043D1A"/>
    <w:lvl w:ilvl="0" w:tplc="95D814BA">
      <w:start w:val="1"/>
      <w:numFmt w:val="bullet"/>
      <w:lvlText w:val="•"/>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2C1C56">
      <w:start w:val="1"/>
      <w:numFmt w:val="bullet"/>
      <w:lvlText w:val="o"/>
      <w:lvlJc w:val="left"/>
      <w:pPr>
        <w:ind w:left="2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82AC2">
      <w:start w:val="1"/>
      <w:numFmt w:val="bullet"/>
      <w:lvlText w:val="▪"/>
      <w:lvlJc w:val="left"/>
      <w:pPr>
        <w:ind w:left="2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9A6AE8">
      <w:start w:val="1"/>
      <w:numFmt w:val="bullet"/>
      <w:lvlText w:val="•"/>
      <w:lvlJc w:val="left"/>
      <w:pPr>
        <w:ind w:left="3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2181E">
      <w:start w:val="1"/>
      <w:numFmt w:val="bullet"/>
      <w:lvlText w:val="o"/>
      <w:lvlJc w:val="left"/>
      <w:pPr>
        <w:ind w:left="4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A4E5E">
      <w:start w:val="1"/>
      <w:numFmt w:val="bullet"/>
      <w:lvlText w:val="▪"/>
      <w:lvlJc w:val="left"/>
      <w:pPr>
        <w:ind w:left="4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DC6238">
      <w:start w:val="1"/>
      <w:numFmt w:val="bullet"/>
      <w:lvlText w:val="•"/>
      <w:lvlJc w:val="left"/>
      <w:pPr>
        <w:ind w:left="5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2485C">
      <w:start w:val="1"/>
      <w:numFmt w:val="bullet"/>
      <w:lvlText w:val="o"/>
      <w:lvlJc w:val="left"/>
      <w:pPr>
        <w:ind w:left="6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4D23A">
      <w:start w:val="1"/>
      <w:numFmt w:val="bullet"/>
      <w:lvlText w:val="▪"/>
      <w:lvlJc w:val="left"/>
      <w:pPr>
        <w:ind w:left="7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372826"/>
    <w:multiLevelType w:val="multilevel"/>
    <w:tmpl w:val="02E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648F2"/>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1" w15:restartNumberingAfterBreak="0">
    <w:nsid w:val="44565CB2"/>
    <w:multiLevelType w:val="multilevel"/>
    <w:tmpl w:val="AD7C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2191A"/>
    <w:multiLevelType w:val="multilevel"/>
    <w:tmpl w:val="206C1144"/>
    <w:lvl w:ilvl="0">
      <w:start w:val="1"/>
      <w:numFmt w:val="decimal"/>
      <w:lvlText w:val="%1."/>
      <w:lvlJc w:val="left"/>
      <w:pPr>
        <w:ind w:left="730" w:hanging="360"/>
      </w:pPr>
      <w:rPr>
        <w:rFonts w:ascii="Times New Roman" w:eastAsia="Times New Roman" w:hAnsi="Times New Roman" w:cs="Times New Roman"/>
      </w:rPr>
    </w:lvl>
    <w:lvl w:ilvl="1">
      <w:start w:val="3"/>
      <w:numFmt w:val="decimal"/>
      <w:isLgl/>
      <w:lvlText w:val="%1.%2"/>
      <w:lvlJc w:val="left"/>
      <w:pPr>
        <w:ind w:left="910" w:hanging="540"/>
      </w:pPr>
      <w:rPr>
        <w:rFonts w:hint="default"/>
      </w:rPr>
    </w:lvl>
    <w:lvl w:ilvl="2">
      <w:start w:val="3"/>
      <w:numFmt w:val="decimal"/>
      <w:isLgl/>
      <w:lvlText w:val="%1.%2.%3"/>
      <w:lvlJc w:val="left"/>
      <w:pPr>
        <w:ind w:left="1090" w:hanging="720"/>
      </w:pPr>
      <w:rPr>
        <w:rFonts w:hint="default"/>
      </w:rPr>
    </w:lvl>
    <w:lvl w:ilvl="3">
      <w:start w:val="1"/>
      <w:numFmt w:val="decimal"/>
      <w:isLgl/>
      <w:lvlText w:val="%1.%2.%3.%4"/>
      <w:lvlJc w:val="left"/>
      <w:pPr>
        <w:ind w:left="1090" w:hanging="720"/>
      </w:pPr>
      <w:rPr>
        <w:rFonts w:hint="default"/>
      </w:rPr>
    </w:lvl>
    <w:lvl w:ilvl="4">
      <w:start w:val="1"/>
      <w:numFmt w:val="decimal"/>
      <w:isLgl/>
      <w:lvlText w:val="%1.%2.%3.%4.%5"/>
      <w:lvlJc w:val="left"/>
      <w:pPr>
        <w:ind w:left="1450" w:hanging="1080"/>
      </w:pPr>
      <w:rPr>
        <w:rFonts w:hint="default"/>
      </w:rPr>
    </w:lvl>
    <w:lvl w:ilvl="5">
      <w:start w:val="1"/>
      <w:numFmt w:val="decimal"/>
      <w:isLgl/>
      <w:lvlText w:val="%1.%2.%3.%4.%5.%6"/>
      <w:lvlJc w:val="left"/>
      <w:pPr>
        <w:ind w:left="1450" w:hanging="1080"/>
      </w:pPr>
      <w:rPr>
        <w:rFonts w:hint="default"/>
      </w:rPr>
    </w:lvl>
    <w:lvl w:ilvl="6">
      <w:start w:val="1"/>
      <w:numFmt w:val="decimal"/>
      <w:isLgl/>
      <w:lvlText w:val="%1.%2.%3.%4.%5.%6.%7"/>
      <w:lvlJc w:val="left"/>
      <w:pPr>
        <w:ind w:left="1810" w:hanging="1440"/>
      </w:pPr>
      <w:rPr>
        <w:rFonts w:hint="default"/>
      </w:rPr>
    </w:lvl>
    <w:lvl w:ilvl="7">
      <w:start w:val="1"/>
      <w:numFmt w:val="decimal"/>
      <w:isLgl/>
      <w:lvlText w:val="%1.%2.%3.%4.%5.%6.%7.%8"/>
      <w:lvlJc w:val="left"/>
      <w:pPr>
        <w:ind w:left="1810" w:hanging="1440"/>
      </w:pPr>
      <w:rPr>
        <w:rFonts w:hint="default"/>
      </w:rPr>
    </w:lvl>
    <w:lvl w:ilvl="8">
      <w:start w:val="1"/>
      <w:numFmt w:val="decimal"/>
      <w:isLgl/>
      <w:lvlText w:val="%1.%2.%3.%4.%5.%6.%7.%8.%9"/>
      <w:lvlJc w:val="left"/>
      <w:pPr>
        <w:ind w:left="2170" w:hanging="1800"/>
      </w:pPr>
      <w:rPr>
        <w:rFonts w:hint="default"/>
      </w:rPr>
    </w:lvl>
  </w:abstractNum>
  <w:abstractNum w:abstractNumId="13" w15:restartNumberingAfterBreak="0">
    <w:nsid w:val="4C755B2F"/>
    <w:multiLevelType w:val="multilevel"/>
    <w:tmpl w:val="AA0861B8"/>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B406D12"/>
    <w:multiLevelType w:val="multilevel"/>
    <w:tmpl w:val="28F4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60D21"/>
    <w:multiLevelType w:val="hybridMultilevel"/>
    <w:tmpl w:val="C2A4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171AE7"/>
    <w:multiLevelType w:val="multilevel"/>
    <w:tmpl w:val="206C1144"/>
    <w:lvl w:ilvl="0">
      <w:start w:val="1"/>
      <w:numFmt w:val="decimal"/>
      <w:lvlText w:val="%1."/>
      <w:lvlJc w:val="left"/>
      <w:pPr>
        <w:ind w:left="730" w:hanging="360"/>
      </w:pPr>
      <w:rPr>
        <w:rFonts w:ascii="Times New Roman" w:eastAsia="Times New Roman" w:hAnsi="Times New Roman" w:cs="Times New Roman"/>
      </w:rPr>
    </w:lvl>
    <w:lvl w:ilvl="1">
      <w:start w:val="3"/>
      <w:numFmt w:val="decimal"/>
      <w:isLgl/>
      <w:lvlText w:val="%1.%2"/>
      <w:lvlJc w:val="left"/>
      <w:pPr>
        <w:ind w:left="910" w:hanging="540"/>
      </w:pPr>
      <w:rPr>
        <w:rFonts w:hint="default"/>
      </w:rPr>
    </w:lvl>
    <w:lvl w:ilvl="2">
      <w:start w:val="3"/>
      <w:numFmt w:val="decimal"/>
      <w:isLgl/>
      <w:lvlText w:val="%1.%2.%3"/>
      <w:lvlJc w:val="left"/>
      <w:pPr>
        <w:ind w:left="1090" w:hanging="720"/>
      </w:pPr>
      <w:rPr>
        <w:rFonts w:hint="default"/>
      </w:rPr>
    </w:lvl>
    <w:lvl w:ilvl="3">
      <w:start w:val="1"/>
      <w:numFmt w:val="decimal"/>
      <w:isLgl/>
      <w:lvlText w:val="%1.%2.%3.%4"/>
      <w:lvlJc w:val="left"/>
      <w:pPr>
        <w:ind w:left="1090" w:hanging="720"/>
      </w:pPr>
      <w:rPr>
        <w:rFonts w:hint="default"/>
      </w:rPr>
    </w:lvl>
    <w:lvl w:ilvl="4">
      <w:start w:val="1"/>
      <w:numFmt w:val="decimal"/>
      <w:isLgl/>
      <w:lvlText w:val="%1.%2.%3.%4.%5"/>
      <w:lvlJc w:val="left"/>
      <w:pPr>
        <w:ind w:left="1450" w:hanging="1080"/>
      </w:pPr>
      <w:rPr>
        <w:rFonts w:hint="default"/>
      </w:rPr>
    </w:lvl>
    <w:lvl w:ilvl="5">
      <w:start w:val="1"/>
      <w:numFmt w:val="decimal"/>
      <w:isLgl/>
      <w:lvlText w:val="%1.%2.%3.%4.%5.%6"/>
      <w:lvlJc w:val="left"/>
      <w:pPr>
        <w:ind w:left="1450" w:hanging="1080"/>
      </w:pPr>
      <w:rPr>
        <w:rFonts w:hint="default"/>
      </w:rPr>
    </w:lvl>
    <w:lvl w:ilvl="6">
      <w:start w:val="1"/>
      <w:numFmt w:val="decimal"/>
      <w:isLgl/>
      <w:lvlText w:val="%1.%2.%3.%4.%5.%6.%7"/>
      <w:lvlJc w:val="left"/>
      <w:pPr>
        <w:ind w:left="1810" w:hanging="1440"/>
      </w:pPr>
      <w:rPr>
        <w:rFonts w:hint="default"/>
      </w:rPr>
    </w:lvl>
    <w:lvl w:ilvl="7">
      <w:start w:val="1"/>
      <w:numFmt w:val="decimal"/>
      <w:isLgl/>
      <w:lvlText w:val="%1.%2.%3.%4.%5.%6.%7.%8"/>
      <w:lvlJc w:val="left"/>
      <w:pPr>
        <w:ind w:left="1810" w:hanging="1440"/>
      </w:pPr>
      <w:rPr>
        <w:rFonts w:hint="default"/>
      </w:rPr>
    </w:lvl>
    <w:lvl w:ilvl="8">
      <w:start w:val="1"/>
      <w:numFmt w:val="decimal"/>
      <w:isLgl/>
      <w:lvlText w:val="%1.%2.%3.%4.%5.%6.%7.%8.%9"/>
      <w:lvlJc w:val="left"/>
      <w:pPr>
        <w:ind w:left="2170" w:hanging="1800"/>
      </w:pPr>
      <w:rPr>
        <w:rFonts w:hint="default"/>
      </w:rPr>
    </w:lvl>
  </w:abstractNum>
  <w:abstractNum w:abstractNumId="17" w15:restartNumberingAfterBreak="0">
    <w:nsid w:val="6C0B4059"/>
    <w:multiLevelType w:val="multilevel"/>
    <w:tmpl w:val="8D30006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1052567"/>
    <w:multiLevelType w:val="multilevel"/>
    <w:tmpl w:val="4C0E160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79692E"/>
    <w:multiLevelType w:val="hybridMultilevel"/>
    <w:tmpl w:val="C71C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7067239">
    <w:abstractNumId w:val="16"/>
  </w:num>
  <w:num w:numId="2" w16cid:durableId="756948420">
    <w:abstractNumId w:val="12"/>
  </w:num>
  <w:num w:numId="3" w16cid:durableId="2824634">
    <w:abstractNumId w:val="17"/>
  </w:num>
  <w:num w:numId="4" w16cid:durableId="246885420">
    <w:abstractNumId w:val="10"/>
  </w:num>
  <w:num w:numId="5" w16cid:durableId="622343037">
    <w:abstractNumId w:val="9"/>
  </w:num>
  <w:num w:numId="6" w16cid:durableId="979962010">
    <w:abstractNumId w:val="18"/>
  </w:num>
  <w:num w:numId="7" w16cid:durableId="1269002933">
    <w:abstractNumId w:val="2"/>
  </w:num>
  <w:num w:numId="8" w16cid:durableId="66078048">
    <w:abstractNumId w:val="6"/>
  </w:num>
  <w:num w:numId="9" w16cid:durableId="1886405159">
    <w:abstractNumId w:val="1"/>
  </w:num>
  <w:num w:numId="10" w16cid:durableId="2044163379">
    <w:abstractNumId w:val="0"/>
  </w:num>
  <w:num w:numId="11" w16cid:durableId="494498000">
    <w:abstractNumId w:val="8"/>
  </w:num>
  <w:num w:numId="12" w16cid:durableId="359596134">
    <w:abstractNumId w:val="13"/>
  </w:num>
  <w:num w:numId="13" w16cid:durableId="1740439908">
    <w:abstractNumId w:val="3"/>
  </w:num>
  <w:num w:numId="14" w16cid:durableId="276521380">
    <w:abstractNumId w:val="14"/>
  </w:num>
  <w:num w:numId="15" w16cid:durableId="1051921362">
    <w:abstractNumId w:val="7"/>
  </w:num>
  <w:num w:numId="16" w16cid:durableId="1761369254">
    <w:abstractNumId w:val="5"/>
  </w:num>
  <w:num w:numId="17" w16cid:durableId="1482693205">
    <w:abstractNumId w:val="15"/>
  </w:num>
  <w:num w:numId="18" w16cid:durableId="1688485933">
    <w:abstractNumId w:val="11"/>
  </w:num>
  <w:num w:numId="19" w16cid:durableId="984746764">
    <w:abstractNumId w:val="19"/>
  </w:num>
  <w:num w:numId="20" w16cid:durableId="585262390">
    <w:abstractNumId w:val="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iusdgoasgdf[opniadgsf dszfgadsfgfgsadr">
    <w15:presenceInfo w15:providerId="Windows Live" w15:userId="08edb59dd799d8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57"/>
    <w:rsid w:val="000038FF"/>
    <w:rsid w:val="0001365F"/>
    <w:rsid w:val="000337D5"/>
    <w:rsid w:val="00041975"/>
    <w:rsid w:val="00044645"/>
    <w:rsid w:val="000507DC"/>
    <w:rsid w:val="0006438D"/>
    <w:rsid w:val="00064E3A"/>
    <w:rsid w:val="00066545"/>
    <w:rsid w:val="00067996"/>
    <w:rsid w:val="000874C6"/>
    <w:rsid w:val="000A02A7"/>
    <w:rsid w:val="000B40C3"/>
    <w:rsid w:val="000C38EE"/>
    <w:rsid w:val="000E290D"/>
    <w:rsid w:val="001005D4"/>
    <w:rsid w:val="001262F1"/>
    <w:rsid w:val="0012717F"/>
    <w:rsid w:val="0012753F"/>
    <w:rsid w:val="00134801"/>
    <w:rsid w:val="0014108C"/>
    <w:rsid w:val="00152AA6"/>
    <w:rsid w:val="001550AF"/>
    <w:rsid w:val="001A161A"/>
    <w:rsid w:val="001C16E6"/>
    <w:rsid w:val="001C1784"/>
    <w:rsid w:val="001C3E9C"/>
    <w:rsid w:val="001C3EB6"/>
    <w:rsid w:val="001D4933"/>
    <w:rsid w:val="001E0D2B"/>
    <w:rsid w:val="001E5A66"/>
    <w:rsid w:val="001E64AB"/>
    <w:rsid w:val="002019E0"/>
    <w:rsid w:val="00205D34"/>
    <w:rsid w:val="00207767"/>
    <w:rsid w:val="00207B00"/>
    <w:rsid w:val="00210FFE"/>
    <w:rsid w:val="002156B0"/>
    <w:rsid w:val="00215C83"/>
    <w:rsid w:val="00222765"/>
    <w:rsid w:val="0024218A"/>
    <w:rsid w:val="00252979"/>
    <w:rsid w:val="00264ED9"/>
    <w:rsid w:val="00271323"/>
    <w:rsid w:val="00290E65"/>
    <w:rsid w:val="002931A5"/>
    <w:rsid w:val="00293BC7"/>
    <w:rsid w:val="00297F17"/>
    <w:rsid w:val="002B09C2"/>
    <w:rsid w:val="002B22C1"/>
    <w:rsid w:val="002C2332"/>
    <w:rsid w:val="002C252A"/>
    <w:rsid w:val="002C467A"/>
    <w:rsid w:val="002D0F7F"/>
    <w:rsid w:val="002D627A"/>
    <w:rsid w:val="002E3B25"/>
    <w:rsid w:val="002E54A2"/>
    <w:rsid w:val="003028F6"/>
    <w:rsid w:val="0031504F"/>
    <w:rsid w:val="00315475"/>
    <w:rsid w:val="003213F4"/>
    <w:rsid w:val="00323F57"/>
    <w:rsid w:val="003804BD"/>
    <w:rsid w:val="00385092"/>
    <w:rsid w:val="00391604"/>
    <w:rsid w:val="00395744"/>
    <w:rsid w:val="003B0933"/>
    <w:rsid w:val="003C0768"/>
    <w:rsid w:val="003C1C61"/>
    <w:rsid w:val="003D355F"/>
    <w:rsid w:val="003D601B"/>
    <w:rsid w:val="003D6FC5"/>
    <w:rsid w:val="003E5F02"/>
    <w:rsid w:val="003E76B0"/>
    <w:rsid w:val="004011DC"/>
    <w:rsid w:val="0041114D"/>
    <w:rsid w:val="00411927"/>
    <w:rsid w:val="0041525B"/>
    <w:rsid w:val="0041574C"/>
    <w:rsid w:val="004237F8"/>
    <w:rsid w:val="00424897"/>
    <w:rsid w:val="004351B1"/>
    <w:rsid w:val="0043586B"/>
    <w:rsid w:val="00456182"/>
    <w:rsid w:val="00481602"/>
    <w:rsid w:val="00481FDA"/>
    <w:rsid w:val="004A2DDA"/>
    <w:rsid w:val="004A5E9B"/>
    <w:rsid w:val="004B103A"/>
    <w:rsid w:val="004B7AD7"/>
    <w:rsid w:val="004D34FE"/>
    <w:rsid w:val="004D4227"/>
    <w:rsid w:val="004E03CD"/>
    <w:rsid w:val="004F51DD"/>
    <w:rsid w:val="00500FD5"/>
    <w:rsid w:val="00504800"/>
    <w:rsid w:val="005070DC"/>
    <w:rsid w:val="00507B11"/>
    <w:rsid w:val="00513668"/>
    <w:rsid w:val="005266D3"/>
    <w:rsid w:val="005320A6"/>
    <w:rsid w:val="005377C2"/>
    <w:rsid w:val="00544BEB"/>
    <w:rsid w:val="005847ED"/>
    <w:rsid w:val="00595C02"/>
    <w:rsid w:val="00595F83"/>
    <w:rsid w:val="005A645F"/>
    <w:rsid w:val="005A650D"/>
    <w:rsid w:val="005B7B60"/>
    <w:rsid w:val="005C10FD"/>
    <w:rsid w:val="005D15FD"/>
    <w:rsid w:val="005E5783"/>
    <w:rsid w:val="005E5B27"/>
    <w:rsid w:val="005E7F30"/>
    <w:rsid w:val="005E7FB7"/>
    <w:rsid w:val="005F0554"/>
    <w:rsid w:val="005F3980"/>
    <w:rsid w:val="0060118B"/>
    <w:rsid w:val="00624A86"/>
    <w:rsid w:val="006420FC"/>
    <w:rsid w:val="00661941"/>
    <w:rsid w:val="006662CA"/>
    <w:rsid w:val="00673D3E"/>
    <w:rsid w:val="0067473B"/>
    <w:rsid w:val="00680EF8"/>
    <w:rsid w:val="00697AB3"/>
    <w:rsid w:val="006F07EC"/>
    <w:rsid w:val="006F2A70"/>
    <w:rsid w:val="007100BA"/>
    <w:rsid w:val="007117CB"/>
    <w:rsid w:val="007119B8"/>
    <w:rsid w:val="007132B9"/>
    <w:rsid w:val="007150F3"/>
    <w:rsid w:val="007329B9"/>
    <w:rsid w:val="00734708"/>
    <w:rsid w:val="00746AEB"/>
    <w:rsid w:val="007541F0"/>
    <w:rsid w:val="00760F74"/>
    <w:rsid w:val="007778DA"/>
    <w:rsid w:val="00782971"/>
    <w:rsid w:val="00785BE3"/>
    <w:rsid w:val="007901F5"/>
    <w:rsid w:val="00795B38"/>
    <w:rsid w:val="007A4F2A"/>
    <w:rsid w:val="007B1476"/>
    <w:rsid w:val="007C59C4"/>
    <w:rsid w:val="007D5645"/>
    <w:rsid w:val="007E41A5"/>
    <w:rsid w:val="007F5B39"/>
    <w:rsid w:val="007F61B2"/>
    <w:rsid w:val="0080315E"/>
    <w:rsid w:val="008052D9"/>
    <w:rsid w:val="0082277B"/>
    <w:rsid w:val="00822B1B"/>
    <w:rsid w:val="008250A7"/>
    <w:rsid w:val="00841910"/>
    <w:rsid w:val="0085063B"/>
    <w:rsid w:val="0086208C"/>
    <w:rsid w:val="008726B1"/>
    <w:rsid w:val="008731D8"/>
    <w:rsid w:val="00885293"/>
    <w:rsid w:val="00892521"/>
    <w:rsid w:val="008973E5"/>
    <w:rsid w:val="00897CCF"/>
    <w:rsid w:val="008B14BB"/>
    <w:rsid w:val="008B1BED"/>
    <w:rsid w:val="008B6EDA"/>
    <w:rsid w:val="008C0484"/>
    <w:rsid w:val="008C2D57"/>
    <w:rsid w:val="008E044C"/>
    <w:rsid w:val="008E2010"/>
    <w:rsid w:val="008E5BFA"/>
    <w:rsid w:val="008F13EC"/>
    <w:rsid w:val="008F3791"/>
    <w:rsid w:val="009006B6"/>
    <w:rsid w:val="0091497C"/>
    <w:rsid w:val="0091788E"/>
    <w:rsid w:val="00920838"/>
    <w:rsid w:val="00924E2C"/>
    <w:rsid w:val="009253C0"/>
    <w:rsid w:val="0094374C"/>
    <w:rsid w:val="009505B4"/>
    <w:rsid w:val="009537BA"/>
    <w:rsid w:val="009549BA"/>
    <w:rsid w:val="00966746"/>
    <w:rsid w:val="00983E98"/>
    <w:rsid w:val="00987637"/>
    <w:rsid w:val="00992C32"/>
    <w:rsid w:val="009B0248"/>
    <w:rsid w:val="009C65E7"/>
    <w:rsid w:val="009D20CD"/>
    <w:rsid w:val="009D43E8"/>
    <w:rsid w:val="009D7C1D"/>
    <w:rsid w:val="009E0E51"/>
    <w:rsid w:val="009E35C3"/>
    <w:rsid w:val="009E4510"/>
    <w:rsid w:val="009E4DD4"/>
    <w:rsid w:val="009E6507"/>
    <w:rsid w:val="009E708C"/>
    <w:rsid w:val="00A050A6"/>
    <w:rsid w:val="00A11D38"/>
    <w:rsid w:val="00A146C5"/>
    <w:rsid w:val="00A25512"/>
    <w:rsid w:val="00A33FC0"/>
    <w:rsid w:val="00A34439"/>
    <w:rsid w:val="00A40DA6"/>
    <w:rsid w:val="00A42449"/>
    <w:rsid w:val="00A46B65"/>
    <w:rsid w:val="00A50EBB"/>
    <w:rsid w:val="00A54D45"/>
    <w:rsid w:val="00A57754"/>
    <w:rsid w:val="00A71FB6"/>
    <w:rsid w:val="00A72B33"/>
    <w:rsid w:val="00A733D1"/>
    <w:rsid w:val="00A763D6"/>
    <w:rsid w:val="00A7735C"/>
    <w:rsid w:val="00A80D9D"/>
    <w:rsid w:val="00A879EB"/>
    <w:rsid w:val="00AA2BFF"/>
    <w:rsid w:val="00AA457A"/>
    <w:rsid w:val="00AA6AB8"/>
    <w:rsid w:val="00AB13CA"/>
    <w:rsid w:val="00AD75C2"/>
    <w:rsid w:val="00AE50AA"/>
    <w:rsid w:val="00AF10BC"/>
    <w:rsid w:val="00B17EC7"/>
    <w:rsid w:val="00B17FB5"/>
    <w:rsid w:val="00B3423F"/>
    <w:rsid w:val="00B42AA6"/>
    <w:rsid w:val="00B47A92"/>
    <w:rsid w:val="00B50469"/>
    <w:rsid w:val="00B556BB"/>
    <w:rsid w:val="00B56FE4"/>
    <w:rsid w:val="00B6795B"/>
    <w:rsid w:val="00B728E0"/>
    <w:rsid w:val="00B73387"/>
    <w:rsid w:val="00B80C2F"/>
    <w:rsid w:val="00B81714"/>
    <w:rsid w:val="00B87F75"/>
    <w:rsid w:val="00B97B53"/>
    <w:rsid w:val="00BA4522"/>
    <w:rsid w:val="00BA7124"/>
    <w:rsid w:val="00BD2CD7"/>
    <w:rsid w:val="00BD46C7"/>
    <w:rsid w:val="00BE0AEB"/>
    <w:rsid w:val="00BE3A52"/>
    <w:rsid w:val="00BE5B9C"/>
    <w:rsid w:val="00BF652E"/>
    <w:rsid w:val="00C009E8"/>
    <w:rsid w:val="00C0381F"/>
    <w:rsid w:val="00C14E17"/>
    <w:rsid w:val="00C315F8"/>
    <w:rsid w:val="00C378B4"/>
    <w:rsid w:val="00C42FEE"/>
    <w:rsid w:val="00C45A4C"/>
    <w:rsid w:val="00C46B11"/>
    <w:rsid w:val="00C52A65"/>
    <w:rsid w:val="00C602B2"/>
    <w:rsid w:val="00C6207D"/>
    <w:rsid w:val="00C74036"/>
    <w:rsid w:val="00C80B9C"/>
    <w:rsid w:val="00C85B8E"/>
    <w:rsid w:val="00C915C3"/>
    <w:rsid w:val="00C92EA8"/>
    <w:rsid w:val="00C94E5F"/>
    <w:rsid w:val="00CA1108"/>
    <w:rsid w:val="00CB47A2"/>
    <w:rsid w:val="00CC0B4D"/>
    <w:rsid w:val="00CD7667"/>
    <w:rsid w:val="00CF16F1"/>
    <w:rsid w:val="00CF2F95"/>
    <w:rsid w:val="00CF6657"/>
    <w:rsid w:val="00D010DA"/>
    <w:rsid w:val="00D04417"/>
    <w:rsid w:val="00D05E36"/>
    <w:rsid w:val="00D1304D"/>
    <w:rsid w:val="00D2304A"/>
    <w:rsid w:val="00D234C0"/>
    <w:rsid w:val="00D421A4"/>
    <w:rsid w:val="00D4331A"/>
    <w:rsid w:val="00D463A3"/>
    <w:rsid w:val="00D46748"/>
    <w:rsid w:val="00D47649"/>
    <w:rsid w:val="00D5390E"/>
    <w:rsid w:val="00D64018"/>
    <w:rsid w:val="00D67B73"/>
    <w:rsid w:val="00D8348E"/>
    <w:rsid w:val="00D91469"/>
    <w:rsid w:val="00DB0426"/>
    <w:rsid w:val="00DB1725"/>
    <w:rsid w:val="00DB2263"/>
    <w:rsid w:val="00DB4A5B"/>
    <w:rsid w:val="00DB53BC"/>
    <w:rsid w:val="00DB7238"/>
    <w:rsid w:val="00DD0153"/>
    <w:rsid w:val="00DD2DB0"/>
    <w:rsid w:val="00DD72B8"/>
    <w:rsid w:val="00DE396C"/>
    <w:rsid w:val="00DE4B2D"/>
    <w:rsid w:val="00DF23DA"/>
    <w:rsid w:val="00E047A4"/>
    <w:rsid w:val="00E13F5C"/>
    <w:rsid w:val="00E168D2"/>
    <w:rsid w:val="00E20223"/>
    <w:rsid w:val="00E3610D"/>
    <w:rsid w:val="00E366FF"/>
    <w:rsid w:val="00E45910"/>
    <w:rsid w:val="00E52C1F"/>
    <w:rsid w:val="00E659FE"/>
    <w:rsid w:val="00E77607"/>
    <w:rsid w:val="00E84357"/>
    <w:rsid w:val="00E84618"/>
    <w:rsid w:val="00E92801"/>
    <w:rsid w:val="00E934EC"/>
    <w:rsid w:val="00EA0FB4"/>
    <w:rsid w:val="00EA38A4"/>
    <w:rsid w:val="00EA5452"/>
    <w:rsid w:val="00EC482A"/>
    <w:rsid w:val="00EE2364"/>
    <w:rsid w:val="00F01664"/>
    <w:rsid w:val="00F25DE4"/>
    <w:rsid w:val="00F3714A"/>
    <w:rsid w:val="00F40A7E"/>
    <w:rsid w:val="00F45703"/>
    <w:rsid w:val="00F50FDD"/>
    <w:rsid w:val="00F60901"/>
    <w:rsid w:val="00F647F7"/>
    <w:rsid w:val="00F70968"/>
    <w:rsid w:val="00F7655B"/>
    <w:rsid w:val="00F912A6"/>
    <w:rsid w:val="00F92760"/>
    <w:rsid w:val="00F9497C"/>
    <w:rsid w:val="00F95A82"/>
    <w:rsid w:val="00F97631"/>
    <w:rsid w:val="00FB5278"/>
    <w:rsid w:val="00FB688D"/>
    <w:rsid w:val="00FC3C37"/>
    <w:rsid w:val="00FC4436"/>
    <w:rsid w:val="00FC7DC7"/>
    <w:rsid w:val="00FE13AF"/>
    <w:rsid w:val="00FE3627"/>
    <w:rsid w:val="00FE70B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68C5F"/>
  <w15:docId w15:val="{CB88D7F4-B289-45F5-8775-4C1CA96B5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ne-NP"/>
      </w:rPr>
    </w:rPrDefault>
    <w:pPrDefault>
      <w:pPr>
        <w:spacing w:after="91" w:line="261" w:lineRule="auto"/>
        <w:ind w:left="10"/>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D6B"/>
    <w:pPr>
      <w:spacing w:line="262" w:lineRule="auto"/>
      <w:ind w:hanging="10"/>
    </w:pPr>
    <w:rPr>
      <w:color w:val="000000"/>
    </w:rPr>
  </w:style>
  <w:style w:type="paragraph" w:styleId="Heading1">
    <w:name w:val="heading 1"/>
    <w:basedOn w:val="Normal"/>
    <w:next w:val="Normal"/>
    <w:link w:val="Heading1Char"/>
    <w:uiPriority w:val="9"/>
    <w:rsid w:val="00E659FE"/>
    <w:pPr>
      <w:keepNext/>
      <w:keepLines/>
      <w:numPr>
        <w:numId w:val="4"/>
      </w:numPr>
      <w:spacing w:after="0"/>
      <w:ind w:right="5"/>
      <w:jc w:val="center"/>
      <w:outlineLvl w:val="0"/>
    </w:pPr>
    <w:rPr>
      <w:b/>
      <w:sz w:val="32"/>
    </w:rPr>
  </w:style>
  <w:style w:type="paragraph" w:styleId="Heading2">
    <w:name w:val="heading 2"/>
    <w:next w:val="Normal"/>
    <w:link w:val="Heading2Char"/>
    <w:uiPriority w:val="9"/>
    <w:unhideWhenUsed/>
    <w:qFormat/>
    <w:pPr>
      <w:keepNext/>
      <w:keepLines/>
      <w:numPr>
        <w:ilvl w:val="1"/>
        <w:numId w:val="4"/>
      </w:numPr>
      <w:spacing w:after="4"/>
      <w:outlineLvl w:val="1"/>
    </w:pPr>
    <w:rPr>
      <w:b/>
      <w:color w:val="000000"/>
      <w:sz w:val="26"/>
    </w:rPr>
  </w:style>
  <w:style w:type="paragraph" w:styleId="Heading3">
    <w:name w:val="heading 3"/>
    <w:next w:val="Normal"/>
    <w:link w:val="Heading3Char"/>
    <w:uiPriority w:val="9"/>
    <w:unhideWhenUsed/>
    <w:qFormat/>
    <w:pPr>
      <w:keepNext/>
      <w:keepLines/>
      <w:numPr>
        <w:ilvl w:val="2"/>
        <w:numId w:val="4"/>
      </w:numPr>
      <w:spacing w:after="0"/>
      <w:ind w:right="3"/>
      <w:outlineLvl w:val="2"/>
    </w:pPr>
    <w:rPr>
      <w:b/>
      <w:color w:val="000000"/>
    </w:rPr>
  </w:style>
  <w:style w:type="paragraph" w:styleId="Heading4">
    <w:name w:val="heading 4"/>
    <w:basedOn w:val="Normal"/>
    <w:next w:val="Normal"/>
    <w:link w:val="Heading4Char"/>
    <w:uiPriority w:val="9"/>
    <w:unhideWhenUsed/>
    <w:qFormat/>
    <w:rsid w:val="00003340"/>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07033"/>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numPr>
        <w:ilvl w:val="5"/>
        <w:numId w:val="4"/>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07B11"/>
    <w:pPr>
      <w:keepNext/>
      <w:keepLines/>
      <w:numPr>
        <w:ilvl w:val="6"/>
        <w:numId w:val="4"/>
      </w:numPr>
      <w:spacing w:before="40" w:after="0"/>
      <w:outlineLvl w:val="6"/>
    </w:pPr>
    <w:rPr>
      <w:rFonts w:asciiTheme="majorHAnsi" w:eastAsiaTheme="majorEastAsia" w:hAnsiTheme="majorHAnsi" w:cstheme="majorBidi"/>
      <w:i/>
      <w:iCs/>
      <w:color w:val="1F3763" w:themeColor="accent1" w:themeShade="7F"/>
      <w:szCs w:val="21"/>
    </w:rPr>
  </w:style>
  <w:style w:type="paragraph" w:styleId="Heading8">
    <w:name w:val="heading 8"/>
    <w:basedOn w:val="Normal"/>
    <w:next w:val="Normal"/>
    <w:link w:val="Heading8Char"/>
    <w:uiPriority w:val="9"/>
    <w:semiHidden/>
    <w:unhideWhenUsed/>
    <w:qFormat/>
    <w:rsid w:val="00507B11"/>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19"/>
    </w:rPr>
  </w:style>
  <w:style w:type="paragraph" w:styleId="Heading9">
    <w:name w:val="heading 9"/>
    <w:basedOn w:val="Normal"/>
    <w:next w:val="Normal"/>
    <w:link w:val="Heading9Char"/>
    <w:uiPriority w:val="9"/>
    <w:semiHidden/>
    <w:unhideWhenUsed/>
    <w:qFormat/>
    <w:rsid w:val="00507B11"/>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uiPriority w:val="9"/>
    <w:rPr>
      <w:b/>
      <w:color w:val="000000"/>
      <w:sz w:val="26"/>
    </w:rPr>
  </w:style>
  <w:style w:type="character" w:customStyle="1" w:styleId="Heading3Char">
    <w:name w:val="Heading 3 Char"/>
    <w:link w:val="Heading3"/>
    <w:uiPriority w:val="9"/>
    <w:rPr>
      <w:b/>
      <w:color w:val="000000"/>
    </w:rPr>
  </w:style>
  <w:style w:type="character" w:customStyle="1" w:styleId="Heading1Char">
    <w:name w:val="Heading 1 Char"/>
    <w:link w:val="Heading1"/>
    <w:uiPriority w:val="9"/>
    <w:rsid w:val="00E659FE"/>
    <w:rPr>
      <w:b/>
      <w:color w:val="000000"/>
      <w:sz w:val="32"/>
    </w:rPr>
  </w:style>
  <w:style w:type="paragraph" w:styleId="TOC1">
    <w:name w:val="toc 1"/>
    <w:hidden/>
    <w:uiPriority w:val="39"/>
    <w:pPr>
      <w:spacing w:before="120" w:after="0" w:line="262" w:lineRule="auto"/>
      <w:ind w:left="0" w:hanging="10"/>
      <w:jc w:val="left"/>
    </w:pPr>
    <w:rPr>
      <w:rFonts w:asciiTheme="minorHAnsi" w:hAnsiTheme="minorHAnsi" w:cs="Mangal"/>
      <w:b/>
      <w:bCs/>
      <w:i/>
      <w:iCs/>
      <w:color w:val="000000"/>
      <w:szCs w:val="20"/>
    </w:rPr>
  </w:style>
  <w:style w:type="paragraph" w:styleId="TOC2">
    <w:name w:val="toc 2"/>
    <w:hidden/>
    <w:uiPriority w:val="39"/>
    <w:pPr>
      <w:spacing w:before="120" w:after="0" w:line="262" w:lineRule="auto"/>
      <w:ind w:left="240" w:hanging="10"/>
      <w:jc w:val="left"/>
    </w:pPr>
    <w:rPr>
      <w:rFonts w:asciiTheme="minorHAnsi" w:hAnsiTheme="minorHAnsi" w:cs="Mangal"/>
      <w:b/>
      <w:bCs/>
      <w:color w:val="000000"/>
      <w:sz w:val="22"/>
      <w:szCs w:val="18"/>
    </w:rPr>
  </w:style>
  <w:style w:type="paragraph" w:styleId="TOC3">
    <w:name w:val="toc 3"/>
    <w:hidden/>
    <w:uiPriority w:val="39"/>
    <w:pPr>
      <w:spacing w:after="0" w:line="262" w:lineRule="auto"/>
      <w:ind w:left="480" w:hanging="10"/>
      <w:jc w:val="left"/>
    </w:pPr>
    <w:rPr>
      <w:rFonts w:asciiTheme="minorHAnsi" w:hAnsiTheme="minorHAnsi" w:cs="Mangal"/>
      <w:color w:val="000000"/>
      <w:sz w:val="20"/>
      <w:szCs w:val="1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003340"/>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03340"/>
    <w:rPr>
      <w:color w:val="0563C1" w:themeColor="hyperlink"/>
      <w:u w:val="single"/>
    </w:rPr>
  </w:style>
  <w:style w:type="character" w:customStyle="1" w:styleId="UnresolvedMention1">
    <w:name w:val="Unresolved Mention1"/>
    <w:basedOn w:val="DefaultParagraphFont"/>
    <w:uiPriority w:val="99"/>
    <w:semiHidden/>
    <w:unhideWhenUsed/>
    <w:rsid w:val="00003340"/>
    <w:rPr>
      <w:color w:val="605E5C"/>
      <w:shd w:val="clear" w:color="auto" w:fill="E1DFDD"/>
    </w:rPr>
  </w:style>
  <w:style w:type="paragraph" w:styleId="Caption">
    <w:name w:val="caption"/>
    <w:basedOn w:val="Normal"/>
    <w:next w:val="Normal"/>
    <w:uiPriority w:val="35"/>
    <w:unhideWhenUsed/>
    <w:qFormat/>
    <w:rsid w:val="00490CB5"/>
    <w:pPr>
      <w:spacing w:after="200" w:line="240" w:lineRule="auto"/>
    </w:pPr>
    <w:rPr>
      <w:i/>
      <w:iCs/>
      <w:color w:val="44546A" w:themeColor="text2"/>
      <w:sz w:val="18"/>
      <w:szCs w:val="18"/>
    </w:rPr>
  </w:style>
  <w:style w:type="paragraph" w:styleId="ListParagraph">
    <w:name w:val="List Paragraph"/>
    <w:basedOn w:val="Normal"/>
    <w:uiPriority w:val="34"/>
    <w:qFormat/>
    <w:rsid w:val="00C8790E"/>
    <w:pPr>
      <w:ind w:left="720"/>
      <w:contextualSpacing/>
    </w:pPr>
  </w:style>
  <w:style w:type="paragraph" w:styleId="TableofFigures">
    <w:name w:val="table of figures"/>
    <w:basedOn w:val="Normal"/>
    <w:next w:val="Normal"/>
    <w:uiPriority w:val="99"/>
    <w:unhideWhenUsed/>
    <w:rsid w:val="008D3DE5"/>
    <w:pPr>
      <w:spacing w:after="0"/>
      <w:ind w:left="0"/>
    </w:pPr>
  </w:style>
  <w:style w:type="character" w:customStyle="1" w:styleId="UnresolvedMention2">
    <w:name w:val="Unresolved Mention2"/>
    <w:basedOn w:val="DefaultParagraphFont"/>
    <w:uiPriority w:val="99"/>
    <w:semiHidden/>
    <w:unhideWhenUsed/>
    <w:rsid w:val="00E9433E"/>
    <w:rPr>
      <w:color w:val="605E5C"/>
      <w:shd w:val="clear" w:color="auto" w:fill="E1DFDD"/>
    </w:rPr>
  </w:style>
  <w:style w:type="paragraph" w:styleId="Header">
    <w:name w:val="header"/>
    <w:basedOn w:val="Normal"/>
    <w:link w:val="HeaderChar"/>
    <w:uiPriority w:val="99"/>
    <w:unhideWhenUsed/>
    <w:rsid w:val="00FC0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1B9"/>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FC01B9"/>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FC01B9"/>
    <w:rPr>
      <w:rFonts w:cs="Times New Roman"/>
    </w:rPr>
  </w:style>
  <w:style w:type="table" w:customStyle="1" w:styleId="TableGrid1">
    <w:name w:val="Table Grid1"/>
    <w:basedOn w:val="TableNormal"/>
    <w:next w:val="TableGrid0"/>
    <w:uiPriority w:val="39"/>
    <w:rsid w:val="001D7B27"/>
    <w:pPr>
      <w:spacing w:after="0" w:line="240" w:lineRule="auto"/>
    </w:pPr>
    <w:rPr>
      <w:rFonts w:eastAsia="Calibri"/>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39"/>
    <w:rsid w:val="001D7B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4CF7"/>
    <w:rPr>
      <w:sz w:val="16"/>
      <w:szCs w:val="16"/>
    </w:rPr>
  </w:style>
  <w:style w:type="paragraph" w:styleId="CommentText">
    <w:name w:val="annotation text"/>
    <w:basedOn w:val="Normal"/>
    <w:link w:val="CommentTextChar"/>
    <w:uiPriority w:val="99"/>
    <w:semiHidden/>
    <w:unhideWhenUsed/>
    <w:rsid w:val="00DA4CF7"/>
    <w:pPr>
      <w:spacing w:line="240" w:lineRule="auto"/>
    </w:pPr>
    <w:rPr>
      <w:sz w:val="20"/>
      <w:szCs w:val="20"/>
    </w:rPr>
  </w:style>
  <w:style w:type="character" w:customStyle="1" w:styleId="CommentTextChar">
    <w:name w:val="Comment Text Char"/>
    <w:basedOn w:val="DefaultParagraphFont"/>
    <w:link w:val="CommentText"/>
    <w:uiPriority w:val="99"/>
    <w:semiHidden/>
    <w:rsid w:val="00DA4CF7"/>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A4CF7"/>
    <w:rPr>
      <w:b/>
      <w:bCs/>
    </w:rPr>
  </w:style>
  <w:style w:type="character" w:customStyle="1" w:styleId="CommentSubjectChar">
    <w:name w:val="Comment Subject Char"/>
    <w:basedOn w:val="CommentTextChar"/>
    <w:link w:val="CommentSubject"/>
    <w:uiPriority w:val="99"/>
    <w:semiHidden/>
    <w:rsid w:val="00DA4CF7"/>
    <w:rPr>
      <w:rFonts w:ascii="Times New Roman" w:eastAsia="Times New Roman" w:hAnsi="Times New Roman" w:cs="Times New Roman"/>
      <w:b/>
      <w:bCs/>
      <w:color w:val="000000"/>
      <w:sz w:val="20"/>
      <w:szCs w:val="20"/>
    </w:rPr>
  </w:style>
  <w:style w:type="character" w:customStyle="1" w:styleId="Heading5Char">
    <w:name w:val="Heading 5 Char"/>
    <w:basedOn w:val="DefaultParagraphFont"/>
    <w:link w:val="Heading5"/>
    <w:uiPriority w:val="9"/>
    <w:rsid w:val="00B07033"/>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672DB9"/>
    <w:pPr>
      <w:spacing w:before="100" w:beforeAutospacing="1" w:after="100" w:afterAutospacing="1" w:line="240" w:lineRule="auto"/>
      <w:ind w:left="0" w:firstLine="0"/>
      <w:jc w:val="left"/>
    </w:pPr>
    <w:rPr>
      <w:color w:val="auto"/>
    </w:rPr>
  </w:style>
  <w:style w:type="character" w:customStyle="1" w:styleId="apple-tab-span">
    <w:name w:val="apple-tab-span"/>
    <w:basedOn w:val="DefaultParagraphFont"/>
    <w:rsid w:val="00672DB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PageNumber">
    <w:name w:val="page number"/>
    <w:basedOn w:val="DefaultParagraphFont"/>
    <w:uiPriority w:val="99"/>
    <w:semiHidden/>
    <w:unhideWhenUsed/>
    <w:rsid w:val="00500FD5"/>
  </w:style>
  <w:style w:type="character" w:styleId="Strong">
    <w:name w:val="Strong"/>
    <w:basedOn w:val="DefaultParagraphFont"/>
    <w:uiPriority w:val="22"/>
    <w:qFormat/>
    <w:rsid w:val="00500FD5"/>
    <w:rPr>
      <w:b/>
      <w:bCs/>
    </w:rPr>
  </w:style>
  <w:style w:type="paragraph" w:styleId="Bibliography">
    <w:name w:val="Bibliography"/>
    <w:basedOn w:val="Normal"/>
    <w:next w:val="Normal"/>
    <w:uiPriority w:val="37"/>
    <w:unhideWhenUsed/>
    <w:rsid w:val="00500FD5"/>
    <w:rPr>
      <w:szCs w:val="22"/>
      <w:lang w:bidi="ar-SA"/>
    </w:rPr>
  </w:style>
  <w:style w:type="paragraph" w:styleId="BodyText">
    <w:name w:val="Body Text"/>
    <w:basedOn w:val="Normal"/>
    <w:link w:val="BodyTextChar"/>
    <w:uiPriority w:val="1"/>
    <w:qFormat/>
    <w:rsid w:val="00CF2F95"/>
    <w:pPr>
      <w:widowControl w:val="0"/>
      <w:autoSpaceDE w:val="0"/>
      <w:autoSpaceDN w:val="0"/>
      <w:spacing w:after="0" w:line="240" w:lineRule="auto"/>
      <w:ind w:left="0" w:firstLine="0"/>
      <w:jc w:val="left"/>
    </w:pPr>
    <w:rPr>
      <w:color w:val="auto"/>
      <w:lang w:bidi="ar-SA"/>
    </w:rPr>
  </w:style>
  <w:style w:type="character" w:customStyle="1" w:styleId="BodyTextChar">
    <w:name w:val="Body Text Char"/>
    <w:basedOn w:val="DefaultParagraphFont"/>
    <w:link w:val="BodyText"/>
    <w:uiPriority w:val="1"/>
    <w:rsid w:val="00CF2F95"/>
    <w:rPr>
      <w:lang w:bidi="ar-SA"/>
    </w:rPr>
  </w:style>
  <w:style w:type="character" w:customStyle="1" w:styleId="Heading7Char">
    <w:name w:val="Heading 7 Char"/>
    <w:basedOn w:val="DefaultParagraphFont"/>
    <w:link w:val="Heading7"/>
    <w:uiPriority w:val="9"/>
    <w:semiHidden/>
    <w:rsid w:val="00507B11"/>
    <w:rPr>
      <w:rFonts w:asciiTheme="majorHAnsi" w:eastAsiaTheme="majorEastAsia" w:hAnsiTheme="majorHAnsi" w:cstheme="majorBidi"/>
      <w:i/>
      <w:iCs/>
      <w:color w:val="1F3763" w:themeColor="accent1" w:themeShade="7F"/>
      <w:szCs w:val="21"/>
    </w:rPr>
  </w:style>
  <w:style w:type="character" w:customStyle="1" w:styleId="Heading8Char">
    <w:name w:val="Heading 8 Char"/>
    <w:basedOn w:val="DefaultParagraphFont"/>
    <w:link w:val="Heading8"/>
    <w:uiPriority w:val="9"/>
    <w:semiHidden/>
    <w:rsid w:val="00507B11"/>
    <w:rPr>
      <w:rFonts w:asciiTheme="majorHAnsi" w:eastAsiaTheme="majorEastAsia" w:hAnsiTheme="majorHAnsi" w:cstheme="majorBidi"/>
      <w:color w:val="272727" w:themeColor="text1" w:themeTint="D8"/>
      <w:sz w:val="21"/>
      <w:szCs w:val="19"/>
    </w:rPr>
  </w:style>
  <w:style w:type="character" w:customStyle="1" w:styleId="Heading9Char">
    <w:name w:val="Heading 9 Char"/>
    <w:basedOn w:val="DefaultParagraphFont"/>
    <w:link w:val="Heading9"/>
    <w:uiPriority w:val="9"/>
    <w:semiHidden/>
    <w:rsid w:val="00507B11"/>
    <w:rPr>
      <w:rFonts w:asciiTheme="majorHAnsi" w:eastAsiaTheme="majorEastAsia" w:hAnsiTheme="majorHAnsi" w:cstheme="majorBidi"/>
      <w:i/>
      <w:iCs/>
      <w:color w:val="272727" w:themeColor="text1" w:themeTint="D8"/>
      <w:sz w:val="21"/>
      <w:szCs w:val="19"/>
    </w:rPr>
  </w:style>
  <w:style w:type="paragraph" w:styleId="TOCHeading">
    <w:name w:val="TOC Heading"/>
    <w:basedOn w:val="Heading1"/>
    <w:next w:val="Normal"/>
    <w:uiPriority w:val="39"/>
    <w:unhideWhenUsed/>
    <w:qFormat/>
    <w:rsid w:val="0041574C"/>
    <w:pPr>
      <w:numPr>
        <w:numId w:val="0"/>
      </w:numPr>
      <w:spacing w:before="480" w:line="276" w:lineRule="auto"/>
      <w:ind w:right="0"/>
      <w:jc w:val="left"/>
      <w:outlineLvl w:val="9"/>
    </w:pPr>
    <w:rPr>
      <w:rFonts w:asciiTheme="majorHAnsi" w:eastAsiaTheme="majorEastAsia" w:hAnsiTheme="majorHAnsi" w:cstheme="majorBidi"/>
      <w:bCs/>
      <w:color w:val="2F5496" w:themeColor="accent1" w:themeShade="BF"/>
      <w:sz w:val="28"/>
      <w:szCs w:val="28"/>
      <w:lang w:bidi="ar-SA"/>
    </w:rPr>
  </w:style>
  <w:style w:type="paragraph" w:styleId="TOC4">
    <w:name w:val="toc 4"/>
    <w:basedOn w:val="Normal"/>
    <w:next w:val="Normal"/>
    <w:autoRedefine/>
    <w:uiPriority w:val="39"/>
    <w:semiHidden/>
    <w:unhideWhenUsed/>
    <w:rsid w:val="0041574C"/>
    <w:pPr>
      <w:spacing w:after="0"/>
      <w:ind w:left="720"/>
      <w:jc w:val="left"/>
    </w:pPr>
    <w:rPr>
      <w:rFonts w:asciiTheme="minorHAnsi" w:hAnsiTheme="minorHAnsi" w:cs="Mangal"/>
      <w:sz w:val="20"/>
      <w:szCs w:val="16"/>
    </w:rPr>
  </w:style>
  <w:style w:type="paragraph" w:styleId="TOC5">
    <w:name w:val="toc 5"/>
    <w:basedOn w:val="Normal"/>
    <w:next w:val="Normal"/>
    <w:autoRedefine/>
    <w:uiPriority w:val="39"/>
    <w:semiHidden/>
    <w:unhideWhenUsed/>
    <w:rsid w:val="0041574C"/>
    <w:pPr>
      <w:spacing w:after="0"/>
      <w:ind w:left="960"/>
      <w:jc w:val="left"/>
    </w:pPr>
    <w:rPr>
      <w:rFonts w:asciiTheme="minorHAnsi" w:hAnsiTheme="minorHAnsi" w:cs="Mangal"/>
      <w:sz w:val="20"/>
      <w:szCs w:val="16"/>
    </w:rPr>
  </w:style>
  <w:style w:type="paragraph" w:styleId="TOC6">
    <w:name w:val="toc 6"/>
    <w:basedOn w:val="Normal"/>
    <w:next w:val="Normal"/>
    <w:autoRedefine/>
    <w:uiPriority w:val="39"/>
    <w:semiHidden/>
    <w:unhideWhenUsed/>
    <w:rsid w:val="0041574C"/>
    <w:pPr>
      <w:spacing w:after="0"/>
      <w:ind w:left="1200"/>
      <w:jc w:val="left"/>
    </w:pPr>
    <w:rPr>
      <w:rFonts w:asciiTheme="minorHAnsi" w:hAnsiTheme="minorHAnsi" w:cs="Mangal"/>
      <w:sz w:val="20"/>
      <w:szCs w:val="16"/>
    </w:rPr>
  </w:style>
  <w:style w:type="paragraph" w:styleId="TOC7">
    <w:name w:val="toc 7"/>
    <w:basedOn w:val="Normal"/>
    <w:next w:val="Normal"/>
    <w:autoRedefine/>
    <w:uiPriority w:val="39"/>
    <w:semiHidden/>
    <w:unhideWhenUsed/>
    <w:rsid w:val="0041574C"/>
    <w:pPr>
      <w:spacing w:after="0"/>
      <w:ind w:left="1440"/>
      <w:jc w:val="left"/>
    </w:pPr>
    <w:rPr>
      <w:rFonts w:asciiTheme="minorHAnsi" w:hAnsiTheme="minorHAnsi" w:cs="Mangal"/>
      <w:sz w:val="20"/>
      <w:szCs w:val="16"/>
    </w:rPr>
  </w:style>
  <w:style w:type="paragraph" w:styleId="TOC8">
    <w:name w:val="toc 8"/>
    <w:basedOn w:val="Normal"/>
    <w:next w:val="Normal"/>
    <w:autoRedefine/>
    <w:uiPriority w:val="39"/>
    <w:semiHidden/>
    <w:unhideWhenUsed/>
    <w:rsid w:val="0041574C"/>
    <w:pPr>
      <w:spacing w:after="0"/>
      <w:ind w:left="1680"/>
      <w:jc w:val="left"/>
    </w:pPr>
    <w:rPr>
      <w:rFonts w:asciiTheme="minorHAnsi" w:hAnsiTheme="minorHAnsi" w:cs="Mangal"/>
      <w:sz w:val="20"/>
      <w:szCs w:val="16"/>
    </w:rPr>
  </w:style>
  <w:style w:type="paragraph" w:styleId="TOC9">
    <w:name w:val="toc 9"/>
    <w:basedOn w:val="Normal"/>
    <w:next w:val="Normal"/>
    <w:autoRedefine/>
    <w:uiPriority w:val="39"/>
    <w:semiHidden/>
    <w:unhideWhenUsed/>
    <w:rsid w:val="0041574C"/>
    <w:pPr>
      <w:spacing w:after="0"/>
      <w:ind w:left="1920"/>
      <w:jc w:val="left"/>
    </w:pPr>
    <w:rPr>
      <w:rFonts w:asciiTheme="minorHAnsi" w:hAnsiTheme="minorHAnsi" w:cs="Mangal"/>
      <w:sz w:val="20"/>
      <w:szCs w:val="16"/>
    </w:rPr>
  </w:style>
  <w:style w:type="character" w:styleId="UnresolvedMention">
    <w:name w:val="Unresolved Mention"/>
    <w:basedOn w:val="DefaultParagraphFont"/>
    <w:uiPriority w:val="99"/>
    <w:semiHidden/>
    <w:unhideWhenUsed/>
    <w:rsid w:val="00A50EBB"/>
    <w:rPr>
      <w:color w:val="605E5C"/>
      <w:shd w:val="clear" w:color="auto" w:fill="E1DFDD"/>
    </w:rPr>
  </w:style>
  <w:style w:type="character" w:styleId="Emphasis">
    <w:name w:val="Emphasis"/>
    <w:basedOn w:val="DefaultParagraphFont"/>
    <w:uiPriority w:val="20"/>
    <w:qFormat/>
    <w:rsid w:val="0043586B"/>
    <w:rPr>
      <w:i/>
      <w:iCs/>
    </w:rPr>
  </w:style>
  <w:style w:type="character" w:customStyle="1" w:styleId="ms-1">
    <w:name w:val="ms-1"/>
    <w:basedOn w:val="DefaultParagraphFont"/>
    <w:rsid w:val="0043586B"/>
  </w:style>
  <w:style w:type="character" w:customStyle="1" w:styleId="max-w-full">
    <w:name w:val="max-w-full"/>
    <w:basedOn w:val="DefaultParagraphFont"/>
    <w:rsid w:val="0043586B"/>
  </w:style>
  <w:style w:type="paragraph" w:styleId="NoSpacing">
    <w:name w:val="No Spacing"/>
    <w:uiPriority w:val="1"/>
    <w:qFormat/>
    <w:rsid w:val="009D43E8"/>
    <w:pPr>
      <w:spacing w:after="0" w:line="240" w:lineRule="auto"/>
      <w:ind w:hanging="10"/>
    </w:pPr>
    <w:rPr>
      <w:color w:val="000000"/>
      <w:szCs w:val="21"/>
    </w:rPr>
  </w:style>
  <w:style w:type="paragraph" w:styleId="Revision">
    <w:name w:val="Revision"/>
    <w:hidden/>
    <w:uiPriority w:val="99"/>
    <w:semiHidden/>
    <w:rsid w:val="00D421A4"/>
    <w:pPr>
      <w:spacing w:after="0" w:line="240" w:lineRule="auto"/>
      <w:ind w:left="0"/>
      <w:jc w:val="left"/>
    </w:pPr>
    <w:rPr>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81496">
      <w:bodyDiv w:val="1"/>
      <w:marLeft w:val="0"/>
      <w:marRight w:val="0"/>
      <w:marTop w:val="0"/>
      <w:marBottom w:val="0"/>
      <w:divBdr>
        <w:top w:val="none" w:sz="0" w:space="0" w:color="auto"/>
        <w:left w:val="none" w:sz="0" w:space="0" w:color="auto"/>
        <w:bottom w:val="none" w:sz="0" w:space="0" w:color="auto"/>
        <w:right w:val="none" w:sz="0" w:space="0" w:color="auto"/>
      </w:divBdr>
      <w:divsChild>
        <w:div w:id="234316353">
          <w:marLeft w:val="0"/>
          <w:marRight w:val="0"/>
          <w:marTop w:val="0"/>
          <w:marBottom w:val="0"/>
          <w:divBdr>
            <w:top w:val="none" w:sz="0" w:space="0" w:color="auto"/>
            <w:left w:val="none" w:sz="0" w:space="0" w:color="auto"/>
            <w:bottom w:val="none" w:sz="0" w:space="0" w:color="auto"/>
            <w:right w:val="none" w:sz="0" w:space="0" w:color="auto"/>
          </w:divBdr>
          <w:divsChild>
            <w:div w:id="1251279519">
              <w:marLeft w:val="0"/>
              <w:marRight w:val="0"/>
              <w:marTop w:val="0"/>
              <w:marBottom w:val="0"/>
              <w:divBdr>
                <w:top w:val="none" w:sz="0" w:space="0" w:color="auto"/>
                <w:left w:val="none" w:sz="0" w:space="0" w:color="auto"/>
                <w:bottom w:val="none" w:sz="0" w:space="0" w:color="auto"/>
                <w:right w:val="none" w:sz="0" w:space="0" w:color="auto"/>
              </w:divBdr>
              <w:divsChild>
                <w:div w:id="159850837">
                  <w:marLeft w:val="0"/>
                  <w:marRight w:val="0"/>
                  <w:marTop w:val="0"/>
                  <w:marBottom w:val="0"/>
                  <w:divBdr>
                    <w:top w:val="none" w:sz="0" w:space="0" w:color="auto"/>
                    <w:left w:val="none" w:sz="0" w:space="0" w:color="auto"/>
                    <w:bottom w:val="none" w:sz="0" w:space="0" w:color="auto"/>
                    <w:right w:val="none" w:sz="0" w:space="0" w:color="auto"/>
                  </w:divBdr>
                  <w:divsChild>
                    <w:div w:id="1997032160">
                      <w:marLeft w:val="0"/>
                      <w:marRight w:val="0"/>
                      <w:marTop w:val="0"/>
                      <w:marBottom w:val="0"/>
                      <w:divBdr>
                        <w:top w:val="none" w:sz="0" w:space="0" w:color="auto"/>
                        <w:left w:val="none" w:sz="0" w:space="0" w:color="auto"/>
                        <w:bottom w:val="none" w:sz="0" w:space="0" w:color="auto"/>
                        <w:right w:val="none" w:sz="0" w:space="0" w:color="auto"/>
                      </w:divBdr>
                      <w:divsChild>
                        <w:div w:id="12924751">
                          <w:marLeft w:val="0"/>
                          <w:marRight w:val="0"/>
                          <w:marTop w:val="0"/>
                          <w:marBottom w:val="0"/>
                          <w:divBdr>
                            <w:top w:val="none" w:sz="0" w:space="0" w:color="auto"/>
                            <w:left w:val="none" w:sz="0" w:space="0" w:color="auto"/>
                            <w:bottom w:val="none" w:sz="0" w:space="0" w:color="auto"/>
                            <w:right w:val="none" w:sz="0" w:space="0" w:color="auto"/>
                          </w:divBdr>
                          <w:divsChild>
                            <w:div w:id="20368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93066">
      <w:bodyDiv w:val="1"/>
      <w:marLeft w:val="0"/>
      <w:marRight w:val="0"/>
      <w:marTop w:val="0"/>
      <w:marBottom w:val="0"/>
      <w:divBdr>
        <w:top w:val="none" w:sz="0" w:space="0" w:color="auto"/>
        <w:left w:val="none" w:sz="0" w:space="0" w:color="auto"/>
        <w:bottom w:val="none" w:sz="0" w:space="0" w:color="auto"/>
        <w:right w:val="none" w:sz="0" w:space="0" w:color="auto"/>
      </w:divBdr>
    </w:div>
    <w:div w:id="104428447">
      <w:bodyDiv w:val="1"/>
      <w:marLeft w:val="0"/>
      <w:marRight w:val="0"/>
      <w:marTop w:val="0"/>
      <w:marBottom w:val="0"/>
      <w:divBdr>
        <w:top w:val="none" w:sz="0" w:space="0" w:color="auto"/>
        <w:left w:val="none" w:sz="0" w:space="0" w:color="auto"/>
        <w:bottom w:val="none" w:sz="0" w:space="0" w:color="auto"/>
        <w:right w:val="none" w:sz="0" w:space="0" w:color="auto"/>
      </w:divBdr>
    </w:div>
    <w:div w:id="106312009">
      <w:bodyDiv w:val="1"/>
      <w:marLeft w:val="0"/>
      <w:marRight w:val="0"/>
      <w:marTop w:val="0"/>
      <w:marBottom w:val="0"/>
      <w:divBdr>
        <w:top w:val="none" w:sz="0" w:space="0" w:color="auto"/>
        <w:left w:val="none" w:sz="0" w:space="0" w:color="auto"/>
        <w:bottom w:val="none" w:sz="0" w:space="0" w:color="auto"/>
        <w:right w:val="none" w:sz="0" w:space="0" w:color="auto"/>
      </w:divBdr>
    </w:div>
    <w:div w:id="114033101">
      <w:bodyDiv w:val="1"/>
      <w:marLeft w:val="0"/>
      <w:marRight w:val="0"/>
      <w:marTop w:val="0"/>
      <w:marBottom w:val="0"/>
      <w:divBdr>
        <w:top w:val="none" w:sz="0" w:space="0" w:color="auto"/>
        <w:left w:val="none" w:sz="0" w:space="0" w:color="auto"/>
        <w:bottom w:val="none" w:sz="0" w:space="0" w:color="auto"/>
        <w:right w:val="none" w:sz="0" w:space="0" w:color="auto"/>
      </w:divBdr>
    </w:div>
    <w:div w:id="124350926">
      <w:bodyDiv w:val="1"/>
      <w:marLeft w:val="0"/>
      <w:marRight w:val="0"/>
      <w:marTop w:val="0"/>
      <w:marBottom w:val="0"/>
      <w:divBdr>
        <w:top w:val="none" w:sz="0" w:space="0" w:color="auto"/>
        <w:left w:val="none" w:sz="0" w:space="0" w:color="auto"/>
        <w:bottom w:val="none" w:sz="0" w:space="0" w:color="auto"/>
        <w:right w:val="none" w:sz="0" w:space="0" w:color="auto"/>
      </w:divBdr>
    </w:div>
    <w:div w:id="164788263">
      <w:bodyDiv w:val="1"/>
      <w:marLeft w:val="0"/>
      <w:marRight w:val="0"/>
      <w:marTop w:val="0"/>
      <w:marBottom w:val="0"/>
      <w:divBdr>
        <w:top w:val="none" w:sz="0" w:space="0" w:color="auto"/>
        <w:left w:val="none" w:sz="0" w:space="0" w:color="auto"/>
        <w:bottom w:val="none" w:sz="0" w:space="0" w:color="auto"/>
        <w:right w:val="none" w:sz="0" w:space="0" w:color="auto"/>
      </w:divBdr>
    </w:div>
    <w:div w:id="170992418">
      <w:bodyDiv w:val="1"/>
      <w:marLeft w:val="0"/>
      <w:marRight w:val="0"/>
      <w:marTop w:val="0"/>
      <w:marBottom w:val="0"/>
      <w:divBdr>
        <w:top w:val="none" w:sz="0" w:space="0" w:color="auto"/>
        <w:left w:val="none" w:sz="0" w:space="0" w:color="auto"/>
        <w:bottom w:val="none" w:sz="0" w:space="0" w:color="auto"/>
        <w:right w:val="none" w:sz="0" w:space="0" w:color="auto"/>
      </w:divBdr>
    </w:div>
    <w:div w:id="176190331">
      <w:bodyDiv w:val="1"/>
      <w:marLeft w:val="0"/>
      <w:marRight w:val="0"/>
      <w:marTop w:val="0"/>
      <w:marBottom w:val="0"/>
      <w:divBdr>
        <w:top w:val="none" w:sz="0" w:space="0" w:color="auto"/>
        <w:left w:val="none" w:sz="0" w:space="0" w:color="auto"/>
        <w:bottom w:val="none" w:sz="0" w:space="0" w:color="auto"/>
        <w:right w:val="none" w:sz="0" w:space="0" w:color="auto"/>
      </w:divBdr>
    </w:div>
    <w:div w:id="178273837">
      <w:bodyDiv w:val="1"/>
      <w:marLeft w:val="0"/>
      <w:marRight w:val="0"/>
      <w:marTop w:val="0"/>
      <w:marBottom w:val="0"/>
      <w:divBdr>
        <w:top w:val="none" w:sz="0" w:space="0" w:color="auto"/>
        <w:left w:val="none" w:sz="0" w:space="0" w:color="auto"/>
        <w:bottom w:val="none" w:sz="0" w:space="0" w:color="auto"/>
        <w:right w:val="none" w:sz="0" w:space="0" w:color="auto"/>
      </w:divBdr>
    </w:div>
    <w:div w:id="200242911">
      <w:bodyDiv w:val="1"/>
      <w:marLeft w:val="0"/>
      <w:marRight w:val="0"/>
      <w:marTop w:val="0"/>
      <w:marBottom w:val="0"/>
      <w:divBdr>
        <w:top w:val="none" w:sz="0" w:space="0" w:color="auto"/>
        <w:left w:val="none" w:sz="0" w:space="0" w:color="auto"/>
        <w:bottom w:val="none" w:sz="0" w:space="0" w:color="auto"/>
        <w:right w:val="none" w:sz="0" w:space="0" w:color="auto"/>
      </w:divBdr>
    </w:div>
    <w:div w:id="201523470">
      <w:bodyDiv w:val="1"/>
      <w:marLeft w:val="0"/>
      <w:marRight w:val="0"/>
      <w:marTop w:val="0"/>
      <w:marBottom w:val="0"/>
      <w:divBdr>
        <w:top w:val="none" w:sz="0" w:space="0" w:color="auto"/>
        <w:left w:val="none" w:sz="0" w:space="0" w:color="auto"/>
        <w:bottom w:val="none" w:sz="0" w:space="0" w:color="auto"/>
        <w:right w:val="none" w:sz="0" w:space="0" w:color="auto"/>
      </w:divBdr>
      <w:divsChild>
        <w:div w:id="115493466">
          <w:marLeft w:val="0"/>
          <w:marRight w:val="0"/>
          <w:marTop w:val="0"/>
          <w:marBottom w:val="0"/>
          <w:divBdr>
            <w:top w:val="none" w:sz="0" w:space="0" w:color="auto"/>
            <w:left w:val="none" w:sz="0" w:space="0" w:color="auto"/>
            <w:bottom w:val="none" w:sz="0" w:space="0" w:color="auto"/>
            <w:right w:val="none" w:sz="0" w:space="0" w:color="auto"/>
          </w:divBdr>
          <w:divsChild>
            <w:div w:id="1631284952">
              <w:marLeft w:val="0"/>
              <w:marRight w:val="0"/>
              <w:marTop w:val="0"/>
              <w:marBottom w:val="0"/>
              <w:divBdr>
                <w:top w:val="none" w:sz="0" w:space="0" w:color="auto"/>
                <w:left w:val="none" w:sz="0" w:space="0" w:color="auto"/>
                <w:bottom w:val="none" w:sz="0" w:space="0" w:color="auto"/>
                <w:right w:val="none" w:sz="0" w:space="0" w:color="auto"/>
              </w:divBdr>
              <w:divsChild>
                <w:div w:id="187842814">
                  <w:marLeft w:val="0"/>
                  <w:marRight w:val="0"/>
                  <w:marTop w:val="0"/>
                  <w:marBottom w:val="0"/>
                  <w:divBdr>
                    <w:top w:val="none" w:sz="0" w:space="0" w:color="auto"/>
                    <w:left w:val="none" w:sz="0" w:space="0" w:color="auto"/>
                    <w:bottom w:val="none" w:sz="0" w:space="0" w:color="auto"/>
                    <w:right w:val="none" w:sz="0" w:space="0" w:color="auto"/>
                  </w:divBdr>
                  <w:divsChild>
                    <w:div w:id="1148744048">
                      <w:marLeft w:val="0"/>
                      <w:marRight w:val="0"/>
                      <w:marTop w:val="0"/>
                      <w:marBottom w:val="0"/>
                      <w:divBdr>
                        <w:top w:val="none" w:sz="0" w:space="0" w:color="auto"/>
                        <w:left w:val="none" w:sz="0" w:space="0" w:color="auto"/>
                        <w:bottom w:val="none" w:sz="0" w:space="0" w:color="auto"/>
                        <w:right w:val="none" w:sz="0" w:space="0" w:color="auto"/>
                      </w:divBdr>
                      <w:divsChild>
                        <w:div w:id="1545172335">
                          <w:marLeft w:val="0"/>
                          <w:marRight w:val="0"/>
                          <w:marTop w:val="0"/>
                          <w:marBottom w:val="0"/>
                          <w:divBdr>
                            <w:top w:val="none" w:sz="0" w:space="0" w:color="auto"/>
                            <w:left w:val="none" w:sz="0" w:space="0" w:color="auto"/>
                            <w:bottom w:val="none" w:sz="0" w:space="0" w:color="auto"/>
                            <w:right w:val="none" w:sz="0" w:space="0" w:color="auto"/>
                          </w:divBdr>
                          <w:divsChild>
                            <w:div w:id="2702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103174">
      <w:bodyDiv w:val="1"/>
      <w:marLeft w:val="0"/>
      <w:marRight w:val="0"/>
      <w:marTop w:val="0"/>
      <w:marBottom w:val="0"/>
      <w:divBdr>
        <w:top w:val="none" w:sz="0" w:space="0" w:color="auto"/>
        <w:left w:val="none" w:sz="0" w:space="0" w:color="auto"/>
        <w:bottom w:val="none" w:sz="0" w:space="0" w:color="auto"/>
        <w:right w:val="none" w:sz="0" w:space="0" w:color="auto"/>
      </w:divBdr>
    </w:div>
    <w:div w:id="241989817">
      <w:bodyDiv w:val="1"/>
      <w:marLeft w:val="0"/>
      <w:marRight w:val="0"/>
      <w:marTop w:val="0"/>
      <w:marBottom w:val="0"/>
      <w:divBdr>
        <w:top w:val="none" w:sz="0" w:space="0" w:color="auto"/>
        <w:left w:val="none" w:sz="0" w:space="0" w:color="auto"/>
        <w:bottom w:val="none" w:sz="0" w:space="0" w:color="auto"/>
        <w:right w:val="none" w:sz="0" w:space="0" w:color="auto"/>
      </w:divBdr>
    </w:div>
    <w:div w:id="249195337">
      <w:bodyDiv w:val="1"/>
      <w:marLeft w:val="0"/>
      <w:marRight w:val="0"/>
      <w:marTop w:val="0"/>
      <w:marBottom w:val="0"/>
      <w:divBdr>
        <w:top w:val="none" w:sz="0" w:space="0" w:color="auto"/>
        <w:left w:val="none" w:sz="0" w:space="0" w:color="auto"/>
        <w:bottom w:val="none" w:sz="0" w:space="0" w:color="auto"/>
        <w:right w:val="none" w:sz="0" w:space="0" w:color="auto"/>
      </w:divBdr>
    </w:div>
    <w:div w:id="251553932">
      <w:bodyDiv w:val="1"/>
      <w:marLeft w:val="0"/>
      <w:marRight w:val="0"/>
      <w:marTop w:val="0"/>
      <w:marBottom w:val="0"/>
      <w:divBdr>
        <w:top w:val="none" w:sz="0" w:space="0" w:color="auto"/>
        <w:left w:val="none" w:sz="0" w:space="0" w:color="auto"/>
        <w:bottom w:val="none" w:sz="0" w:space="0" w:color="auto"/>
        <w:right w:val="none" w:sz="0" w:space="0" w:color="auto"/>
      </w:divBdr>
    </w:div>
    <w:div w:id="252859918">
      <w:bodyDiv w:val="1"/>
      <w:marLeft w:val="0"/>
      <w:marRight w:val="0"/>
      <w:marTop w:val="0"/>
      <w:marBottom w:val="0"/>
      <w:divBdr>
        <w:top w:val="none" w:sz="0" w:space="0" w:color="auto"/>
        <w:left w:val="none" w:sz="0" w:space="0" w:color="auto"/>
        <w:bottom w:val="none" w:sz="0" w:space="0" w:color="auto"/>
        <w:right w:val="none" w:sz="0" w:space="0" w:color="auto"/>
      </w:divBdr>
    </w:div>
    <w:div w:id="256063282">
      <w:bodyDiv w:val="1"/>
      <w:marLeft w:val="0"/>
      <w:marRight w:val="0"/>
      <w:marTop w:val="0"/>
      <w:marBottom w:val="0"/>
      <w:divBdr>
        <w:top w:val="none" w:sz="0" w:space="0" w:color="auto"/>
        <w:left w:val="none" w:sz="0" w:space="0" w:color="auto"/>
        <w:bottom w:val="none" w:sz="0" w:space="0" w:color="auto"/>
        <w:right w:val="none" w:sz="0" w:space="0" w:color="auto"/>
      </w:divBdr>
      <w:divsChild>
        <w:div w:id="407579374">
          <w:marLeft w:val="0"/>
          <w:marRight w:val="0"/>
          <w:marTop w:val="0"/>
          <w:marBottom w:val="0"/>
          <w:divBdr>
            <w:top w:val="none" w:sz="0" w:space="0" w:color="auto"/>
            <w:left w:val="none" w:sz="0" w:space="0" w:color="auto"/>
            <w:bottom w:val="none" w:sz="0" w:space="0" w:color="auto"/>
            <w:right w:val="none" w:sz="0" w:space="0" w:color="auto"/>
          </w:divBdr>
          <w:divsChild>
            <w:div w:id="1542981633">
              <w:marLeft w:val="0"/>
              <w:marRight w:val="0"/>
              <w:marTop w:val="0"/>
              <w:marBottom w:val="0"/>
              <w:divBdr>
                <w:top w:val="none" w:sz="0" w:space="0" w:color="auto"/>
                <w:left w:val="none" w:sz="0" w:space="0" w:color="auto"/>
                <w:bottom w:val="none" w:sz="0" w:space="0" w:color="auto"/>
                <w:right w:val="none" w:sz="0" w:space="0" w:color="auto"/>
              </w:divBdr>
              <w:divsChild>
                <w:div w:id="1095981465">
                  <w:marLeft w:val="0"/>
                  <w:marRight w:val="0"/>
                  <w:marTop w:val="0"/>
                  <w:marBottom w:val="0"/>
                  <w:divBdr>
                    <w:top w:val="none" w:sz="0" w:space="0" w:color="auto"/>
                    <w:left w:val="none" w:sz="0" w:space="0" w:color="auto"/>
                    <w:bottom w:val="none" w:sz="0" w:space="0" w:color="auto"/>
                    <w:right w:val="none" w:sz="0" w:space="0" w:color="auto"/>
                  </w:divBdr>
                  <w:divsChild>
                    <w:div w:id="1859539372">
                      <w:marLeft w:val="0"/>
                      <w:marRight w:val="0"/>
                      <w:marTop w:val="0"/>
                      <w:marBottom w:val="0"/>
                      <w:divBdr>
                        <w:top w:val="none" w:sz="0" w:space="0" w:color="auto"/>
                        <w:left w:val="none" w:sz="0" w:space="0" w:color="auto"/>
                        <w:bottom w:val="none" w:sz="0" w:space="0" w:color="auto"/>
                        <w:right w:val="none" w:sz="0" w:space="0" w:color="auto"/>
                      </w:divBdr>
                      <w:divsChild>
                        <w:div w:id="764573454">
                          <w:marLeft w:val="0"/>
                          <w:marRight w:val="0"/>
                          <w:marTop w:val="0"/>
                          <w:marBottom w:val="0"/>
                          <w:divBdr>
                            <w:top w:val="none" w:sz="0" w:space="0" w:color="auto"/>
                            <w:left w:val="none" w:sz="0" w:space="0" w:color="auto"/>
                            <w:bottom w:val="none" w:sz="0" w:space="0" w:color="auto"/>
                            <w:right w:val="none" w:sz="0" w:space="0" w:color="auto"/>
                          </w:divBdr>
                          <w:divsChild>
                            <w:div w:id="192322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178773">
      <w:bodyDiv w:val="1"/>
      <w:marLeft w:val="0"/>
      <w:marRight w:val="0"/>
      <w:marTop w:val="0"/>
      <w:marBottom w:val="0"/>
      <w:divBdr>
        <w:top w:val="none" w:sz="0" w:space="0" w:color="auto"/>
        <w:left w:val="none" w:sz="0" w:space="0" w:color="auto"/>
        <w:bottom w:val="none" w:sz="0" w:space="0" w:color="auto"/>
        <w:right w:val="none" w:sz="0" w:space="0" w:color="auto"/>
      </w:divBdr>
    </w:div>
    <w:div w:id="279073176">
      <w:bodyDiv w:val="1"/>
      <w:marLeft w:val="0"/>
      <w:marRight w:val="0"/>
      <w:marTop w:val="0"/>
      <w:marBottom w:val="0"/>
      <w:divBdr>
        <w:top w:val="none" w:sz="0" w:space="0" w:color="auto"/>
        <w:left w:val="none" w:sz="0" w:space="0" w:color="auto"/>
        <w:bottom w:val="none" w:sz="0" w:space="0" w:color="auto"/>
        <w:right w:val="none" w:sz="0" w:space="0" w:color="auto"/>
      </w:divBdr>
      <w:divsChild>
        <w:div w:id="1409185974">
          <w:marLeft w:val="0"/>
          <w:marRight w:val="0"/>
          <w:marTop w:val="0"/>
          <w:marBottom w:val="0"/>
          <w:divBdr>
            <w:top w:val="none" w:sz="0" w:space="0" w:color="auto"/>
            <w:left w:val="none" w:sz="0" w:space="0" w:color="auto"/>
            <w:bottom w:val="none" w:sz="0" w:space="0" w:color="auto"/>
            <w:right w:val="none" w:sz="0" w:space="0" w:color="auto"/>
          </w:divBdr>
          <w:divsChild>
            <w:div w:id="946156019">
              <w:marLeft w:val="0"/>
              <w:marRight w:val="0"/>
              <w:marTop w:val="0"/>
              <w:marBottom w:val="0"/>
              <w:divBdr>
                <w:top w:val="none" w:sz="0" w:space="0" w:color="auto"/>
                <w:left w:val="none" w:sz="0" w:space="0" w:color="auto"/>
                <w:bottom w:val="none" w:sz="0" w:space="0" w:color="auto"/>
                <w:right w:val="none" w:sz="0" w:space="0" w:color="auto"/>
              </w:divBdr>
              <w:divsChild>
                <w:div w:id="1589385616">
                  <w:marLeft w:val="0"/>
                  <w:marRight w:val="0"/>
                  <w:marTop w:val="0"/>
                  <w:marBottom w:val="0"/>
                  <w:divBdr>
                    <w:top w:val="none" w:sz="0" w:space="0" w:color="auto"/>
                    <w:left w:val="none" w:sz="0" w:space="0" w:color="auto"/>
                    <w:bottom w:val="none" w:sz="0" w:space="0" w:color="auto"/>
                    <w:right w:val="none" w:sz="0" w:space="0" w:color="auto"/>
                  </w:divBdr>
                  <w:divsChild>
                    <w:div w:id="32390981">
                      <w:marLeft w:val="0"/>
                      <w:marRight w:val="0"/>
                      <w:marTop w:val="0"/>
                      <w:marBottom w:val="0"/>
                      <w:divBdr>
                        <w:top w:val="none" w:sz="0" w:space="0" w:color="auto"/>
                        <w:left w:val="none" w:sz="0" w:space="0" w:color="auto"/>
                        <w:bottom w:val="none" w:sz="0" w:space="0" w:color="auto"/>
                        <w:right w:val="none" w:sz="0" w:space="0" w:color="auto"/>
                      </w:divBdr>
                      <w:divsChild>
                        <w:div w:id="1643270797">
                          <w:marLeft w:val="0"/>
                          <w:marRight w:val="0"/>
                          <w:marTop w:val="0"/>
                          <w:marBottom w:val="0"/>
                          <w:divBdr>
                            <w:top w:val="none" w:sz="0" w:space="0" w:color="auto"/>
                            <w:left w:val="none" w:sz="0" w:space="0" w:color="auto"/>
                            <w:bottom w:val="none" w:sz="0" w:space="0" w:color="auto"/>
                            <w:right w:val="none" w:sz="0" w:space="0" w:color="auto"/>
                          </w:divBdr>
                          <w:divsChild>
                            <w:div w:id="15523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446717">
      <w:bodyDiv w:val="1"/>
      <w:marLeft w:val="0"/>
      <w:marRight w:val="0"/>
      <w:marTop w:val="0"/>
      <w:marBottom w:val="0"/>
      <w:divBdr>
        <w:top w:val="none" w:sz="0" w:space="0" w:color="auto"/>
        <w:left w:val="none" w:sz="0" w:space="0" w:color="auto"/>
        <w:bottom w:val="none" w:sz="0" w:space="0" w:color="auto"/>
        <w:right w:val="none" w:sz="0" w:space="0" w:color="auto"/>
      </w:divBdr>
      <w:divsChild>
        <w:div w:id="150217434">
          <w:marLeft w:val="0"/>
          <w:marRight w:val="0"/>
          <w:marTop w:val="0"/>
          <w:marBottom w:val="0"/>
          <w:divBdr>
            <w:top w:val="none" w:sz="0" w:space="0" w:color="auto"/>
            <w:left w:val="none" w:sz="0" w:space="0" w:color="auto"/>
            <w:bottom w:val="none" w:sz="0" w:space="0" w:color="auto"/>
            <w:right w:val="none" w:sz="0" w:space="0" w:color="auto"/>
          </w:divBdr>
          <w:divsChild>
            <w:div w:id="1605305131">
              <w:marLeft w:val="0"/>
              <w:marRight w:val="0"/>
              <w:marTop w:val="0"/>
              <w:marBottom w:val="0"/>
              <w:divBdr>
                <w:top w:val="none" w:sz="0" w:space="0" w:color="auto"/>
                <w:left w:val="none" w:sz="0" w:space="0" w:color="auto"/>
                <w:bottom w:val="none" w:sz="0" w:space="0" w:color="auto"/>
                <w:right w:val="none" w:sz="0" w:space="0" w:color="auto"/>
              </w:divBdr>
              <w:divsChild>
                <w:div w:id="454913955">
                  <w:marLeft w:val="0"/>
                  <w:marRight w:val="0"/>
                  <w:marTop w:val="0"/>
                  <w:marBottom w:val="0"/>
                  <w:divBdr>
                    <w:top w:val="none" w:sz="0" w:space="0" w:color="auto"/>
                    <w:left w:val="none" w:sz="0" w:space="0" w:color="auto"/>
                    <w:bottom w:val="none" w:sz="0" w:space="0" w:color="auto"/>
                    <w:right w:val="none" w:sz="0" w:space="0" w:color="auto"/>
                  </w:divBdr>
                  <w:divsChild>
                    <w:div w:id="2001999394">
                      <w:marLeft w:val="0"/>
                      <w:marRight w:val="0"/>
                      <w:marTop w:val="0"/>
                      <w:marBottom w:val="0"/>
                      <w:divBdr>
                        <w:top w:val="none" w:sz="0" w:space="0" w:color="auto"/>
                        <w:left w:val="none" w:sz="0" w:space="0" w:color="auto"/>
                        <w:bottom w:val="none" w:sz="0" w:space="0" w:color="auto"/>
                        <w:right w:val="none" w:sz="0" w:space="0" w:color="auto"/>
                      </w:divBdr>
                      <w:divsChild>
                        <w:div w:id="2064327839">
                          <w:marLeft w:val="0"/>
                          <w:marRight w:val="0"/>
                          <w:marTop w:val="0"/>
                          <w:marBottom w:val="0"/>
                          <w:divBdr>
                            <w:top w:val="none" w:sz="0" w:space="0" w:color="auto"/>
                            <w:left w:val="none" w:sz="0" w:space="0" w:color="auto"/>
                            <w:bottom w:val="none" w:sz="0" w:space="0" w:color="auto"/>
                            <w:right w:val="none" w:sz="0" w:space="0" w:color="auto"/>
                          </w:divBdr>
                          <w:divsChild>
                            <w:div w:id="4929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719053">
      <w:bodyDiv w:val="1"/>
      <w:marLeft w:val="0"/>
      <w:marRight w:val="0"/>
      <w:marTop w:val="0"/>
      <w:marBottom w:val="0"/>
      <w:divBdr>
        <w:top w:val="none" w:sz="0" w:space="0" w:color="auto"/>
        <w:left w:val="none" w:sz="0" w:space="0" w:color="auto"/>
        <w:bottom w:val="none" w:sz="0" w:space="0" w:color="auto"/>
        <w:right w:val="none" w:sz="0" w:space="0" w:color="auto"/>
      </w:divBdr>
    </w:div>
    <w:div w:id="321079888">
      <w:bodyDiv w:val="1"/>
      <w:marLeft w:val="0"/>
      <w:marRight w:val="0"/>
      <w:marTop w:val="0"/>
      <w:marBottom w:val="0"/>
      <w:divBdr>
        <w:top w:val="none" w:sz="0" w:space="0" w:color="auto"/>
        <w:left w:val="none" w:sz="0" w:space="0" w:color="auto"/>
        <w:bottom w:val="none" w:sz="0" w:space="0" w:color="auto"/>
        <w:right w:val="none" w:sz="0" w:space="0" w:color="auto"/>
      </w:divBdr>
    </w:div>
    <w:div w:id="354502261">
      <w:bodyDiv w:val="1"/>
      <w:marLeft w:val="0"/>
      <w:marRight w:val="0"/>
      <w:marTop w:val="0"/>
      <w:marBottom w:val="0"/>
      <w:divBdr>
        <w:top w:val="none" w:sz="0" w:space="0" w:color="auto"/>
        <w:left w:val="none" w:sz="0" w:space="0" w:color="auto"/>
        <w:bottom w:val="none" w:sz="0" w:space="0" w:color="auto"/>
        <w:right w:val="none" w:sz="0" w:space="0" w:color="auto"/>
      </w:divBdr>
    </w:div>
    <w:div w:id="362634129">
      <w:bodyDiv w:val="1"/>
      <w:marLeft w:val="0"/>
      <w:marRight w:val="0"/>
      <w:marTop w:val="0"/>
      <w:marBottom w:val="0"/>
      <w:divBdr>
        <w:top w:val="none" w:sz="0" w:space="0" w:color="auto"/>
        <w:left w:val="none" w:sz="0" w:space="0" w:color="auto"/>
        <w:bottom w:val="none" w:sz="0" w:space="0" w:color="auto"/>
        <w:right w:val="none" w:sz="0" w:space="0" w:color="auto"/>
      </w:divBdr>
    </w:div>
    <w:div w:id="368339706">
      <w:bodyDiv w:val="1"/>
      <w:marLeft w:val="0"/>
      <w:marRight w:val="0"/>
      <w:marTop w:val="0"/>
      <w:marBottom w:val="0"/>
      <w:divBdr>
        <w:top w:val="none" w:sz="0" w:space="0" w:color="auto"/>
        <w:left w:val="none" w:sz="0" w:space="0" w:color="auto"/>
        <w:bottom w:val="none" w:sz="0" w:space="0" w:color="auto"/>
        <w:right w:val="none" w:sz="0" w:space="0" w:color="auto"/>
      </w:divBdr>
      <w:divsChild>
        <w:div w:id="2130083676">
          <w:marLeft w:val="0"/>
          <w:marRight w:val="0"/>
          <w:marTop w:val="0"/>
          <w:marBottom w:val="0"/>
          <w:divBdr>
            <w:top w:val="none" w:sz="0" w:space="0" w:color="auto"/>
            <w:left w:val="none" w:sz="0" w:space="0" w:color="auto"/>
            <w:bottom w:val="none" w:sz="0" w:space="0" w:color="auto"/>
            <w:right w:val="none" w:sz="0" w:space="0" w:color="auto"/>
          </w:divBdr>
          <w:divsChild>
            <w:div w:id="460155214">
              <w:marLeft w:val="0"/>
              <w:marRight w:val="0"/>
              <w:marTop w:val="0"/>
              <w:marBottom w:val="0"/>
              <w:divBdr>
                <w:top w:val="none" w:sz="0" w:space="0" w:color="auto"/>
                <w:left w:val="none" w:sz="0" w:space="0" w:color="auto"/>
                <w:bottom w:val="none" w:sz="0" w:space="0" w:color="auto"/>
                <w:right w:val="none" w:sz="0" w:space="0" w:color="auto"/>
              </w:divBdr>
              <w:divsChild>
                <w:div w:id="1246569652">
                  <w:marLeft w:val="0"/>
                  <w:marRight w:val="0"/>
                  <w:marTop w:val="0"/>
                  <w:marBottom w:val="0"/>
                  <w:divBdr>
                    <w:top w:val="none" w:sz="0" w:space="0" w:color="auto"/>
                    <w:left w:val="none" w:sz="0" w:space="0" w:color="auto"/>
                    <w:bottom w:val="none" w:sz="0" w:space="0" w:color="auto"/>
                    <w:right w:val="none" w:sz="0" w:space="0" w:color="auto"/>
                  </w:divBdr>
                  <w:divsChild>
                    <w:div w:id="37704208">
                      <w:marLeft w:val="0"/>
                      <w:marRight w:val="0"/>
                      <w:marTop w:val="0"/>
                      <w:marBottom w:val="0"/>
                      <w:divBdr>
                        <w:top w:val="none" w:sz="0" w:space="0" w:color="auto"/>
                        <w:left w:val="none" w:sz="0" w:space="0" w:color="auto"/>
                        <w:bottom w:val="none" w:sz="0" w:space="0" w:color="auto"/>
                        <w:right w:val="none" w:sz="0" w:space="0" w:color="auto"/>
                      </w:divBdr>
                      <w:divsChild>
                        <w:div w:id="769472963">
                          <w:marLeft w:val="0"/>
                          <w:marRight w:val="0"/>
                          <w:marTop w:val="0"/>
                          <w:marBottom w:val="0"/>
                          <w:divBdr>
                            <w:top w:val="none" w:sz="0" w:space="0" w:color="auto"/>
                            <w:left w:val="none" w:sz="0" w:space="0" w:color="auto"/>
                            <w:bottom w:val="none" w:sz="0" w:space="0" w:color="auto"/>
                            <w:right w:val="none" w:sz="0" w:space="0" w:color="auto"/>
                          </w:divBdr>
                          <w:divsChild>
                            <w:div w:id="13040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235080">
      <w:bodyDiv w:val="1"/>
      <w:marLeft w:val="0"/>
      <w:marRight w:val="0"/>
      <w:marTop w:val="0"/>
      <w:marBottom w:val="0"/>
      <w:divBdr>
        <w:top w:val="none" w:sz="0" w:space="0" w:color="auto"/>
        <w:left w:val="none" w:sz="0" w:space="0" w:color="auto"/>
        <w:bottom w:val="none" w:sz="0" w:space="0" w:color="auto"/>
        <w:right w:val="none" w:sz="0" w:space="0" w:color="auto"/>
      </w:divBdr>
      <w:divsChild>
        <w:div w:id="1687561659">
          <w:marLeft w:val="0"/>
          <w:marRight w:val="0"/>
          <w:marTop w:val="0"/>
          <w:marBottom w:val="0"/>
          <w:divBdr>
            <w:top w:val="none" w:sz="0" w:space="0" w:color="auto"/>
            <w:left w:val="none" w:sz="0" w:space="0" w:color="auto"/>
            <w:bottom w:val="none" w:sz="0" w:space="0" w:color="auto"/>
            <w:right w:val="none" w:sz="0" w:space="0" w:color="auto"/>
          </w:divBdr>
          <w:divsChild>
            <w:div w:id="277295727">
              <w:marLeft w:val="0"/>
              <w:marRight w:val="0"/>
              <w:marTop w:val="0"/>
              <w:marBottom w:val="0"/>
              <w:divBdr>
                <w:top w:val="none" w:sz="0" w:space="0" w:color="auto"/>
                <w:left w:val="none" w:sz="0" w:space="0" w:color="auto"/>
                <w:bottom w:val="none" w:sz="0" w:space="0" w:color="auto"/>
                <w:right w:val="none" w:sz="0" w:space="0" w:color="auto"/>
              </w:divBdr>
              <w:divsChild>
                <w:div w:id="1006589825">
                  <w:marLeft w:val="0"/>
                  <w:marRight w:val="0"/>
                  <w:marTop w:val="0"/>
                  <w:marBottom w:val="0"/>
                  <w:divBdr>
                    <w:top w:val="none" w:sz="0" w:space="0" w:color="auto"/>
                    <w:left w:val="none" w:sz="0" w:space="0" w:color="auto"/>
                    <w:bottom w:val="none" w:sz="0" w:space="0" w:color="auto"/>
                    <w:right w:val="none" w:sz="0" w:space="0" w:color="auto"/>
                  </w:divBdr>
                  <w:divsChild>
                    <w:div w:id="711227595">
                      <w:marLeft w:val="0"/>
                      <w:marRight w:val="0"/>
                      <w:marTop w:val="0"/>
                      <w:marBottom w:val="0"/>
                      <w:divBdr>
                        <w:top w:val="none" w:sz="0" w:space="0" w:color="auto"/>
                        <w:left w:val="none" w:sz="0" w:space="0" w:color="auto"/>
                        <w:bottom w:val="none" w:sz="0" w:space="0" w:color="auto"/>
                        <w:right w:val="none" w:sz="0" w:space="0" w:color="auto"/>
                      </w:divBdr>
                      <w:divsChild>
                        <w:div w:id="1641764231">
                          <w:marLeft w:val="0"/>
                          <w:marRight w:val="0"/>
                          <w:marTop w:val="0"/>
                          <w:marBottom w:val="0"/>
                          <w:divBdr>
                            <w:top w:val="none" w:sz="0" w:space="0" w:color="auto"/>
                            <w:left w:val="none" w:sz="0" w:space="0" w:color="auto"/>
                            <w:bottom w:val="none" w:sz="0" w:space="0" w:color="auto"/>
                            <w:right w:val="none" w:sz="0" w:space="0" w:color="auto"/>
                          </w:divBdr>
                          <w:divsChild>
                            <w:div w:id="156089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179678">
      <w:bodyDiv w:val="1"/>
      <w:marLeft w:val="0"/>
      <w:marRight w:val="0"/>
      <w:marTop w:val="0"/>
      <w:marBottom w:val="0"/>
      <w:divBdr>
        <w:top w:val="none" w:sz="0" w:space="0" w:color="auto"/>
        <w:left w:val="none" w:sz="0" w:space="0" w:color="auto"/>
        <w:bottom w:val="none" w:sz="0" w:space="0" w:color="auto"/>
        <w:right w:val="none" w:sz="0" w:space="0" w:color="auto"/>
      </w:divBdr>
    </w:div>
    <w:div w:id="418915734">
      <w:bodyDiv w:val="1"/>
      <w:marLeft w:val="0"/>
      <w:marRight w:val="0"/>
      <w:marTop w:val="0"/>
      <w:marBottom w:val="0"/>
      <w:divBdr>
        <w:top w:val="none" w:sz="0" w:space="0" w:color="auto"/>
        <w:left w:val="none" w:sz="0" w:space="0" w:color="auto"/>
        <w:bottom w:val="none" w:sz="0" w:space="0" w:color="auto"/>
        <w:right w:val="none" w:sz="0" w:space="0" w:color="auto"/>
      </w:divBdr>
      <w:divsChild>
        <w:div w:id="96097827">
          <w:marLeft w:val="0"/>
          <w:marRight w:val="0"/>
          <w:marTop w:val="0"/>
          <w:marBottom w:val="0"/>
          <w:divBdr>
            <w:top w:val="none" w:sz="0" w:space="0" w:color="auto"/>
            <w:left w:val="none" w:sz="0" w:space="0" w:color="auto"/>
            <w:bottom w:val="none" w:sz="0" w:space="0" w:color="auto"/>
            <w:right w:val="none" w:sz="0" w:space="0" w:color="auto"/>
          </w:divBdr>
          <w:divsChild>
            <w:div w:id="1027100681">
              <w:marLeft w:val="0"/>
              <w:marRight w:val="0"/>
              <w:marTop w:val="0"/>
              <w:marBottom w:val="0"/>
              <w:divBdr>
                <w:top w:val="none" w:sz="0" w:space="0" w:color="auto"/>
                <w:left w:val="none" w:sz="0" w:space="0" w:color="auto"/>
                <w:bottom w:val="none" w:sz="0" w:space="0" w:color="auto"/>
                <w:right w:val="none" w:sz="0" w:space="0" w:color="auto"/>
              </w:divBdr>
              <w:divsChild>
                <w:div w:id="229268094">
                  <w:marLeft w:val="0"/>
                  <w:marRight w:val="0"/>
                  <w:marTop w:val="0"/>
                  <w:marBottom w:val="0"/>
                  <w:divBdr>
                    <w:top w:val="none" w:sz="0" w:space="0" w:color="auto"/>
                    <w:left w:val="none" w:sz="0" w:space="0" w:color="auto"/>
                    <w:bottom w:val="none" w:sz="0" w:space="0" w:color="auto"/>
                    <w:right w:val="none" w:sz="0" w:space="0" w:color="auto"/>
                  </w:divBdr>
                  <w:divsChild>
                    <w:div w:id="1972855485">
                      <w:marLeft w:val="0"/>
                      <w:marRight w:val="0"/>
                      <w:marTop w:val="0"/>
                      <w:marBottom w:val="0"/>
                      <w:divBdr>
                        <w:top w:val="none" w:sz="0" w:space="0" w:color="auto"/>
                        <w:left w:val="none" w:sz="0" w:space="0" w:color="auto"/>
                        <w:bottom w:val="none" w:sz="0" w:space="0" w:color="auto"/>
                        <w:right w:val="none" w:sz="0" w:space="0" w:color="auto"/>
                      </w:divBdr>
                      <w:divsChild>
                        <w:div w:id="2082633753">
                          <w:marLeft w:val="0"/>
                          <w:marRight w:val="0"/>
                          <w:marTop w:val="0"/>
                          <w:marBottom w:val="0"/>
                          <w:divBdr>
                            <w:top w:val="none" w:sz="0" w:space="0" w:color="auto"/>
                            <w:left w:val="none" w:sz="0" w:space="0" w:color="auto"/>
                            <w:bottom w:val="none" w:sz="0" w:space="0" w:color="auto"/>
                            <w:right w:val="none" w:sz="0" w:space="0" w:color="auto"/>
                          </w:divBdr>
                          <w:divsChild>
                            <w:div w:id="73959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162225">
      <w:bodyDiv w:val="1"/>
      <w:marLeft w:val="0"/>
      <w:marRight w:val="0"/>
      <w:marTop w:val="0"/>
      <w:marBottom w:val="0"/>
      <w:divBdr>
        <w:top w:val="none" w:sz="0" w:space="0" w:color="auto"/>
        <w:left w:val="none" w:sz="0" w:space="0" w:color="auto"/>
        <w:bottom w:val="none" w:sz="0" w:space="0" w:color="auto"/>
        <w:right w:val="none" w:sz="0" w:space="0" w:color="auto"/>
      </w:divBdr>
    </w:div>
    <w:div w:id="462501313">
      <w:bodyDiv w:val="1"/>
      <w:marLeft w:val="0"/>
      <w:marRight w:val="0"/>
      <w:marTop w:val="0"/>
      <w:marBottom w:val="0"/>
      <w:divBdr>
        <w:top w:val="none" w:sz="0" w:space="0" w:color="auto"/>
        <w:left w:val="none" w:sz="0" w:space="0" w:color="auto"/>
        <w:bottom w:val="none" w:sz="0" w:space="0" w:color="auto"/>
        <w:right w:val="none" w:sz="0" w:space="0" w:color="auto"/>
      </w:divBdr>
    </w:div>
    <w:div w:id="468134974">
      <w:bodyDiv w:val="1"/>
      <w:marLeft w:val="0"/>
      <w:marRight w:val="0"/>
      <w:marTop w:val="0"/>
      <w:marBottom w:val="0"/>
      <w:divBdr>
        <w:top w:val="none" w:sz="0" w:space="0" w:color="auto"/>
        <w:left w:val="none" w:sz="0" w:space="0" w:color="auto"/>
        <w:bottom w:val="none" w:sz="0" w:space="0" w:color="auto"/>
        <w:right w:val="none" w:sz="0" w:space="0" w:color="auto"/>
      </w:divBdr>
    </w:div>
    <w:div w:id="473568102">
      <w:bodyDiv w:val="1"/>
      <w:marLeft w:val="0"/>
      <w:marRight w:val="0"/>
      <w:marTop w:val="0"/>
      <w:marBottom w:val="0"/>
      <w:divBdr>
        <w:top w:val="none" w:sz="0" w:space="0" w:color="auto"/>
        <w:left w:val="none" w:sz="0" w:space="0" w:color="auto"/>
        <w:bottom w:val="none" w:sz="0" w:space="0" w:color="auto"/>
        <w:right w:val="none" w:sz="0" w:space="0" w:color="auto"/>
      </w:divBdr>
    </w:div>
    <w:div w:id="492526813">
      <w:bodyDiv w:val="1"/>
      <w:marLeft w:val="0"/>
      <w:marRight w:val="0"/>
      <w:marTop w:val="0"/>
      <w:marBottom w:val="0"/>
      <w:divBdr>
        <w:top w:val="none" w:sz="0" w:space="0" w:color="auto"/>
        <w:left w:val="none" w:sz="0" w:space="0" w:color="auto"/>
        <w:bottom w:val="none" w:sz="0" w:space="0" w:color="auto"/>
        <w:right w:val="none" w:sz="0" w:space="0" w:color="auto"/>
      </w:divBdr>
    </w:div>
    <w:div w:id="494878755">
      <w:bodyDiv w:val="1"/>
      <w:marLeft w:val="0"/>
      <w:marRight w:val="0"/>
      <w:marTop w:val="0"/>
      <w:marBottom w:val="0"/>
      <w:divBdr>
        <w:top w:val="none" w:sz="0" w:space="0" w:color="auto"/>
        <w:left w:val="none" w:sz="0" w:space="0" w:color="auto"/>
        <w:bottom w:val="none" w:sz="0" w:space="0" w:color="auto"/>
        <w:right w:val="none" w:sz="0" w:space="0" w:color="auto"/>
      </w:divBdr>
    </w:div>
    <w:div w:id="506677119">
      <w:bodyDiv w:val="1"/>
      <w:marLeft w:val="0"/>
      <w:marRight w:val="0"/>
      <w:marTop w:val="0"/>
      <w:marBottom w:val="0"/>
      <w:divBdr>
        <w:top w:val="none" w:sz="0" w:space="0" w:color="auto"/>
        <w:left w:val="none" w:sz="0" w:space="0" w:color="auto"/>
        <w:bottom w:val="none" w:sz="0" w:space="0" w:color="auto"/>
        <w:right w:val="none" w:sz="0" w:space="0" w:color="auto"/>
      </w:divBdr>
    </w:div>
    <w:div w:id="515660963">
      <w:bodyDiv w:val="1"/>
      <w:marLeft w:val="0"/>
      <w:marRight w:val="0"/>
      <w:marTop w:val="0"/>
      <w:marBottom w:val="0"/>
      <w:divBdr>
        <w:top w:val="none" w:sz="0" w:space="0" w:color="auto"/>
        <w:left w:val="none" w:sz="0" w:space="0" w:color="auto"/>
        <w:bottom w:val="none" w:sz="0" w:space="0" w:color="auto"/>
        <w:right w:val="none" w:sz="0" w:space="0" w:color="auto"/>
      </w:divBdr>
    </w:div>
    <w:div w:id="568686662">
      <w:bodyDiv w:val="1"/>
      <w:marLeft w:val="0"/>
      <w:marRight w:val="0"/>
      <w:marTop w:val="0"/>
      <w:marBottom w:val="0"/>
      <w:divBdr>
        <w:top w:val="none" w:sz="0" w:space="0" w:color="auto"/>
        <w:left w:val="none" w:sz="0" w:space="0" w:color="auto"/>
        <w:bottom w:val="none" w:sz="0" w:space="0" w:color="auto"/>
        <w:right w:val="none" w:sz="0" w:space="0" w:color="auto"/>
      </w:divBdr>
    </w:div>
    <w:div w:id="608700886">
      <w:bodyDiv w:val="1"/>
      <w:marLeft w:val="0"/>
      <w:marRight w:val="0"/>
      <w:marTop w:val="0"/>
      <w:marBottom w:val="0"/>
      <w:divBdr>
        <w:top w:val="none" w:sz="0" w:space="0" w:color="auto"/>
        <w:left w:val="none" w:sz="0" w:space="0" w:color="auto"/>
        <w:bottom w:val="none" w:sz="0" w:space="0" w:color="auto"/>
        <w:right w:val="none" w:sz="0" w:space="0" w:color="auto"/>
      </w:divBdr>
    </w:div>
    <w:div w:id="610282852">
      <w:bodyDiv w:val="1"/>
      <w:marLeft w:val="0"/>
      <w:marRight w:val="0"/>
      <w:marTop w:val="0"/>
      <w:marBottom w:val="0"/>
      <w:divBdr>
        <w:top w:val="none" w:sz="0" w:space="0" w:color="auto"/>
        <w:left w:val="none" w:sz="0" w:space="0" w:color="auto"/>
        <w:bottom w:val="none" w:sz="0" w:space="0" w:color="auto"/>
        <w:right w:val="none" w:sz="0" w:space="0" w:color="auto"/>
      </w:divBdr>
    </w:div>
    <w:div w:id="610354431">
      <w:bodyDiv w:val="1"/>
      <w:marLeft w:val="0"/>
      <w:marRight w:val="0"/>
      <w:marTop w:val="0"/>
      <w:marBottom w:val="0"/>
      <w:divBdr>
        <w:top w:val="none" w:sz="0" w:space="0" w:color="auto"/>
        <w:left w:val="none" w:sz="0" w:space="0" w:color="auto"/>
        <w:bottom w:val="none" w:sz="0" w:space="0" w:color="auto"/>
        <w:right w:val="none" w:sz="0" w:space="0" w:color="auto"/>
      </w:divBdr>
    </w:div>
    <w:div w:id="620379542">
      <w:bodyDiv w:val="1"/>
      <w:marLeft w:val="0"/>
      <w:marRight w:val="0"/>
      <w:marTop w:val="0"/>
      <w:marBottom w:val="0"/>
      <w:divBdr>
        <w:top w:val="none" w:sz="0" w:space="0" w:color="auto"/>
        <w:left w:val="none" w:sz="0" w:space="0" w:color="auto"/>
        <w:bottom w:val="none" w:sz="0" w:space="0" w:color="auto"/>
        <w:right w:val="none" w:sz="0" w:space="0" w:color="auto"/>
      </w:divBdr>
    </w:div>
    <w:div w:id="626857959">
      <w:bodyDiv w:val="1"/>
      <w:marLeft w:val="0"/>
      <w:marRight w:val="0"/>
      <w:marTop w:val="0"/>
      <w:marBottom w:val="0"/>
      <w:divBdr>
        <w:top w:val="none" w:sz="0" w:space="0" w:color="auto"/>
        <w:left w:val="none" w:sz="0" w:space="0" w:color="auto"/>
        <w:bottom w:val="none" w:sz="0" w:space="0" w:color="auto"/>
        <w:right w:val="none" w:sz="0" w:space="0" w:color="auto"/>
      </w:divBdr>
    </w:div>
    <w:div w:id="631398715">
      <w:bodyDiv w:val="1"/>
      <w:marLeft w:val="0"/>
      <w:marRight w:val="0"/>
      <w:marTop w:val="0"/>
      <w:marBottom w:val="0"/>
      <w:divBdr>
        <w:top w:val="none" w:sz="0" w:space="0" w:color="auto"/>
        <w:left w:val="none" w:sz="0" w:space="0" w:color="auto"/>
        <w:bottom w:val="none" w:sz="0" w:space="0" w:color="auto"/>
        <w:right w:val="none" w:sz="0" w:space="0" w:color="auto"/>
      </w:divBdr>
    </w:div>
    <w:div w:id="661811831">
      <w:bodyDiv w:val="1"/>
      <w:marLeft w:val="0"/>
      <w:marRight w:val="0"/>
      <w:marTop w:val="0"/>
      <w:marBottom w:val="0"/>
      <w:divBdr>
        <w:top w:val="none" w:sz="0" w:space="0" w:color="auto"/>
        <w:left w:val="none" w:sz="0" w:space="0" w:color="auto"/>
        <w:bottom w:val="none" w:sz="0" w:space="0" w:color="auto"/>
        <w:right w:val="none" w:sz="0" w:space="0" w:color="auto"/>
      </w:divBdr>
    </w:div>
    <w:div w:id="682517619">
      <w:bodyDiv w:val="1"/>
      <w:marLeft w:val="0"/>
      <w:marRight w:val="0"/>
      <w:marTop w:val="0"/>
      <w:marBottom w:val="0"/>
      <w:divBdr>
        <w:top w:val="none" w:sz="0" w:space="0" w:color="auto"/>
        <w:left w:val="none" w:sz="0" w:space="0" w:color="auto"/>
        <w:bottom w:val="none" w:sz="0" w:space="0" w:color="auto"/>
        <w:right w:val="none" w:sz="0" w:space="0" w:color="auto"/>
      </w:divBdr>
    </w:div>
    <w:div w:id="691495399">
      <w:bodyDiv w:val="1"/>
      <w:marLeft w:val="0"/>
      <w:marRight w:val="0"/>
      <w:marTop w:val="0"/>
      <w:marBottom w:val="0"/>
      <w:divBdr>
        <w:top w:val="none" w:sz="0" w:space="0" w:color="auto"/>
        <w:left w:val="none" w:sz="0" w:space="0" w:color="auto"/>
        <w:bottom w:val="none" w:sz="0" w:space="0" w:color="auto"/>
        <w:right w:val="none" w:sz="0" w:space="0" w:color="auto"/>
      </w:divBdr>
    </w:div>
    <w:div w:id="712651934">
      <w:bodyDiv w:val="1"/>
      <w:marLeft w:val="0"/>
      <w:marRight w:val="0"/>
      <w:marTop w:val="0"/>
      <w:marBottom w:val="0"/>
      <w:divBdr>
        <w:top w:val="none" w:sz="0" w:space="0" w:color="auto"/>
        <w:left w:val="none" w:sz="0" w:space="0" w:color="auto"/>
        <w:bottom w:val="none" w:sz="0" w:space="0" w:color="auto"/>
        <w:right w:val="none" w:sz="0" w:space="0" w:color="auto"/>
      </w:divBdr>
    </w:div>
    <w:div w:id="727069292">
      <w:bodyDiv w:val="1"/>
      <w:marLeft w:val="0"/>
      <w:marRight w:val="0"/>
      <w:marTop w:val="0"/>
      <w:marBottom w:val="0"/>
      <w:divBdr>
        <w:top w:val="none" w:sz="0" w:space="0" w:color="auto"/>
        <w:left w:val="none" w:sz="0" w:space="0" w:color="auto"/>
        <w:bottom w:val="none" w:sz="0" w:space="0" w:color="auto"/>
        <w:right w:val="none" w:sz="0" w:space="0" w:color="auto"/>
      </w:divBdr>
    </w:div>
    <w:div w:id="749233109">
      <w:bodyDiv w:val="1"/>
      <w:marLeft w:val="0"/>
      <w:marRight w:val="0"/>
      <w:marTop w:val="0"/>
      <w:marBottom w:val="0"/>
      <w:divBdr>
        <w:top w:val="none" w:sz="0" w:space="0" w:color="auto"/>
        <w:left w:val="none" w:sz="0" w:space="0" w:color="auto"/>
        <w:bottom w:val="none" w:sz="0" w:space="0" w:color="auto"/>
        <w:right w:val="none" w:sz="0" w:space="0" w:color="auto"/>
      </w:divBdr>
    </w:div>
    <w:div w:id="773133667">
      <w:bodyDiv w:val="1"/>
      <w:marLeft w:val="0"/>
      <w:marRight w:val="0"/>
      <w:marTop w:val="0"/>
      <w:marBottom w:val="0"/>
      <w:divBdr>
        <w:top w:val="none" w:sz="0" w:space="0" w:color="auto"/>
        <w:left w:val="none" w:sz="0" w:space="0" w:color="auto"/>
        <w:bottom w:val="none" w:sz="0" w:space="0" w:color="auto"/>
        <w:right w:val="none" w:sz="0" w:space="0" w:color="auto"/>
      </w:divBdr>
    </w:div>
    <w:div w:id="780028108">
      <w:bodyDiv w:val="1"/>
      <w:marLeft w:val="0"/>
      <w:marRight w:val="0"/>
      <w:marTop w:val="0"/>
      <w:marBottom w:val="0"/>
      <w:divBdr>
        <w:top w:val="none" w:sz="0" w:space="0" w:color="auto"/>
        <w:left w:val="none" w:sz="0" w:space="0" w:color="auto"/>
        <w:bottom w:val="none" w:sz="0" w:space="0" w:color="auto"/>
        <w:right w:val="none" w:sz="0" w:space="0" w:color="auto"/>
      </w:divBdr>
    </w:div>
    <w:div w:id="785394950">
      <w:bodyDiv w:val="1"/>
      <w:marLeft w:val="0"/>
      <w:marRight w:val="0"/>
      <w:marTop w:val="0"/>
      <w:marBottom w:val="0"/>
      <w:divBdr>
        <w:top w:val="none" w:sz="0" w:space="0" w:color="auto"/>
        <w:left w:val="none" w:sz="0" w:space="0" w:color="auto"/>
        <w:bottom w:val="none" w:sz="0" w:space="0" w:color="auto"/>
        <w:right w:val="none" w:sz="0" w:space="0" w:color="auto"/>
      </w:divBdr>
    </w:div>
    <w:div w:id="795097999">
      <w:bodyDiv w:val="1"/>
      <w:marLeft w:val="0"/>
      <w:marRight w:val="0"/>
      <w:marTop w:val="0"/>
      <w:marBottom w:val="0"/>
      <w:divBdr>
        <w:top w:val="none" w:sz="0" w:space="0" w:color="auto"/>
        <w:left w:val="none" w:sz="0" w:space="0" w:color="auto"/>
        <w:bottom w:val="none" w:sz="0" w:space="0" w:color="auto"/>
        <w:right w:val="none" w:sz="0" w:space="0" w:color="auto"/>
      </w:divBdr>
    </w:div>
    <w:div w:id="812062542">
      <w:bodyDiv w:val="1"/>
      <w:marLeft w:val="0"/>
      <w:marRight w:val="0"/>
      <w:marTop w:val="0"/>
      <w:marBottom w:val="0"/>
      <w:divBdr>
        <w:top w:val="none" w:sz="0" w:space="0" w:color="auto"/>
        <w:left w:val="none" w:sz="0" w:space="0" w:color="auto"/>
        <w:bottom w:val="none" w:sz="0" w:space="0" w:color="auto"/>
        <w:right w:val="none" w:sz="0" w:space="0" w:color="auto"/>
      </w:divBdr>
      <w:divsChild>
        <w:div w:id="275911729">
          <w:marLeft w:val="0"/>
          <w:marRight w:val="0"/>
          <w:marTop w:val="0"/>
          <w:marBottom w:val="0"/>
          <w:divBdr>
            <w:top w:val="none" w:sz="0" w:space="0" w:color="auto"/>
            <w:left w:val="none" w:sz="0" w:space="0" w:color="auto"/>
            <w:bottom w:val="none" w:sz="0" w:space="0" w:color="auto"/>
            <w:right w:val="none" w:sz="0" w:space="0" w:color="auto"/>
          </w:divBdr>
          <w:divsChild>
            <w:div w:id="908810293">
              <w:marLeft w:val="0"/>
              <w:marRight w:val="0"/>
              <w:marTop w:val="0"/>
              <w:marBottom w:val="0"/>
              <w:divBdr>
                <w:top w:val="none" w:sz="0" w:space="0" w:color="auto"/>
                <w:left w:val="none" w:sz="0" w:space="0" w:color="auto"/>
                <w:bottom w:val="none" w:sz="0" w:space="0" w:color="auto"/>
                <w:right w:val="none" w:sz="0" w:space="0" w:color="auto"/>
              </w:divBdr>
              <w:divsChild>
                <w:div w:id="863514685">
                  <w:marLeft w:val="0"/>
                  <w:marRight w:val="0"/>
                  <w:marTop w:val="0"/>
                  <w:marBottom w:val="0"/>
                  <w:divBdr>
                    <w:top w:val="none" w:sz="0" w:space="0" w:color="auto"/>
                    <w:left w:val="none" w:sz="0" w:space="0" w:color="auto"/>
                    <w:bottom w:val="none" w:sz="0" w:space="0" w:color="auto"/>
                    <w:right w:val="none" w:sz="0" w:space="0" w:color="auto"/>
                  </w:divBdr>
                  <w:divsChild>
                    <w:div w:id="591665902">
                      <w:marLeft w:val="0"/>
                      <w:marRight w:val="0"/>
                      <w:marTop w:val="0"/>
                      <w:marBottom w:val="0"/>
                      <w:divBdr>
                        <w:top w:val="none" w:sz="0" w:space="0" w:color="auto"/>
                        <w:left w:val="none" w:sz="0" w:space="0" w:color="auto"/>
                        <w:bottom w:val="none" w:sz="0" w:space="0" w:color="auto"/>
                        <w:right w:val="none" w:sz="0" w:space="0" w:color="auto"/>
                      </w:divBdr>
                      <w:divsChild>
                        <w:div w:id="1572346402">
                          <w:marLeft w:val="0"/>
                          <w:marRight w:val="0"/>
                          <w:marTop w:val="0"/>
                          <w:marBottom w:val="0"/>
                          <w:divBdr>
                            <w:top w:val="none" w:sz="0" w:space="0" w:color="auto"/>
                            <w:left w:val="none" w:sz="0" w:space="0" w:color="auto"/>
                            <w:bottom w:val="none" w:sz="0" w:space="0" w:color="auto"/>
                            <w:right w:val="none" w:sz="0" w:space="0" w:color="auto"/>
                          </w:divBdr>
                          <w:divsChild>
                            <w:div w:id="2713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991930">
      <w:bodyDiv w:val="1"/>
      <w:marLeft w:val="0"/>
      <w:marRight w:val="0"/>
      <w:marTop w:val="0"/>
      <w:marBottom w:val="0"/>
      <w:divBdr>
        <w:top w:val="none" w:sz="0" w:space="0" w:color="auto"/>
        <w:left w:val="none" w:sz="0" w:space="0" w:color="auto"/>
        <w:bottom w:val="none" w:sz="0" w:space="0" w:color="auto"/>
        <w:right w:val="none" w:sz="0" w:space="0" w:color="auto"/>
      </w:divBdr>
    </w:div>
    <w:div w:id="820079586">
      <w:bodyDiv w:val="1"/>
      <w:marLeft w:val="0"/>
      <w:marRight w:val="0"/>
      <w:marTop w:val="0"/>
      <w:marBottom w:val="0"/>
      <w:divBdr>
        <w:top w:val="none" w:sz="0" w:space="0" w:color="auto"/>
        <w:left w:val="none" w:sz="0" w:space="0" w:color="auto"/>
        <w:bottom w:val="none" w:sz="0" w:space="0" w:color="auto"/>
        <w:right w:val="none" w:sz="0" w:space="0" w:color="auto"/>
      </w:divBdr>
    </w:div>
    <w:div w:id="829709382">
      <w:bodyDiv w:val="1"/>
      <w:marLeft w:val="0"/>
      <w:marRight w:val="0"/>
      <w:marTop w:val="0"/>
      <w:marBottom w:val="0"/>
      <w:divBdr>
        <w:top w:val="none" w:sz="0" w:space="0" w:color="auto"/>
        <w:left w:val="none" w:sz="0" w:space="0" w:color="auto"/>
        <w:bottom w:val="none" w:sz="0" w:space="0" w:color="auto"/>
        <w:right w:val="none" w:sz="0" w:space="0" w:color="auto"/>
      </w:divBdr>
    </w:div>
    <w:div w:id="837689878">
      <w:bodyDiv w:val="1"/>
      <w:marLeft w:val="0"/>
      <w:marRight w:val="0"/>
      <w:marTop w:val="0"/>
      <w:marBottom w:val="0"/>
      <w:divBdr>
        <w:top w:val="none" w:sz="0" w:space="0" w:color="auto"/>
        <w:left w:val="none" w:sz="0" w:space="0" w:color="auto"/>
        <w:bottom w:val="none" w:sz="0" w:space="0" w:color="auto"/>
        <w:right w:val="none" w:sz="0" w:space="0" w:color="auto"/>
      </w:divBdr>
      <w:divsChild>
        <w:div w:id="1087113561">
          <w:marLeft w:val="0"/>
          <w:marRight w:val="0"/>
          <w:marTop w:val="0"/>
          <w:marBottom w:val="0"/>
          <w:divBdr>
            <w:top w:val="none" w:sz="0" w:space="0" w:color="auto"/>
            <w:left w:val="none" w:sz="0" w:space="0" w:color="auto"/>
            <w:bottom w:val="none" w:sz="0" w:space="0" w:color="auto"/>
            <w:right w:val="none" w:sz="0" w:space="0" w:color="auto"/>
          </w:divBdr>
          <w:divsChild>
            <w:div w:id="1682584344">
              <w:marLeft w:val="0"/>
              <w:marRight w:val="0"/>
              <w:marTop w:val="0"/>
              <w:marBottom w:val="0"/>
              <w:divBdr>
                <w:top w:val="none" w:sz="0" w:space="0" w:color="auto"/>
                <w:left w:val="none" w:sz="0" w:space="0" w:color="auto"/>
                <w:bottom w:val="none" w:sz="0" w:space="0" w:color="auto"/>
                <w:right w:val="none" w:sz="0" w:space="0" w:color="auto"/>
              </w:divBdr>
              <w:divsChild>
                <w:div w:id="321390508">
                  <w:marLeft w:val="0"/>
                  <w:marRight w:val="0"/>
                  <w:marTop w:val="0"/>
                  <w:marBottom w:val="0"/>
                  <w:divBdr>
                    <w:top w:val="none" w:sz="0" w:space="0" w:color="auto"/>
                    <w:left w:val="none" w:sz="0" w:space="0" w:color="auto"/>
                    <w:bottom w:val="none" w:sz="0" w:space="0" w:color="auto"/>
                    <w:right w:val="none" w:sz="0" w:space="0" w:color="auto"/>
                  </w:divBdr>
                  <w:divsChild>
                    <w:div w:id="389353787">
                      <w:marLeft w:val="0"/>
                      <w:marRight w:val="0"/>
                      <w:marTop w:val="0"/>
                      <w:marBottom w:val="0"/>
                      <w:divBdr>
                        <w:top w:val="none" w:sz="0" w:space="0" w:color="auto"/>
                        <w:left w:val="none" w:sz="0" w:space="0" w:color="auto"/>
                        <w:bottom w:val="none" w:sz="0" w:space="0" w:color="auto"/>
                        <w:right w:val="none" w:sz="0" w:space="0" w:color="auto"/>
                      </w:divBdr>
                      <w:divsChild>
                        <w:div w:id="469059656">
                          <w:marLeft w:val="0"/>
                          <w:marRight w:val="0"/>
                          <w:marTop w:val="0"/>
                          <w:marBottom w:val="0"/>
                          <w:divBdr>
                            <w:top w:val="none" w:sz="0" w:space="0" w:color="auto"/>
                            <w:left w:val="none" w:sz="0" w:space="0" w:color="auto"/>
                            <w:bottom w:val="none" w:sz="0" w:space="0" w:color="auto"/>
                            <w:right w:val="none" w:sz="0" w:space="0" w:color="auto"/>
                          </w:divBdr>
                          <w:divsChild>
                            <w:div w:id="17293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162135">
      <w:bodyDiv w:val="1"/>
      <w:marLeft w:val="0"/>
      <w:marRight w:val="0"/>
      <w:marTop w:val="0"/>
      <w:marBottom w:val="0"/>
      <w:divBdr>
        <w:top w:val="none" w:sz="0" w:space="0" w:color="auto"/>
        <w:left w:val="none" w:sz="0" w:space="0" w:color="auto"/>
        <w:bottom w:val="none" w:sz="0" w:space="0" w:color="auto"/>
        <w:right w:val="none" w:sz="0" w:space="0" w:color="auto"/>
      </w:divBdr>
    </w:div>
    <w:div w:id="844176067">
      <w:bodyDiv w:val="1"/>
      <w:marLeft w:val="0"/>
      <w:marRight w:val="0"/>
      <w:marTop w:val="0"/>
      <w:marBottom w:val="0"/>
      <w:divBdr>
        <w:top w:val="none" w:sz="0" w:space="0" w:color="auto"/>
        <w:left w:val="none" w:sz="0" w:space="0" w:color="auto"/>
        <w:bottom w:val="none" w:sz="0" w:space="0" w:color="auto"/>
        <w:right w:val="none" w:sz="0" w:space="0" w:color="auto"/>
      </w:divBdr>
    </w:div>
    <w:div w:id="845441469">
      <w:bodyDiv w:val="1"/>
      <w:marLeft w:val="0"/>
      <w:marRight w:val="0"/>
      <w:marTop w:val="0"/>
      <w:marBottom w:val="0"/>
      <w:divBdr>
        <w:top w:val="none" w:sz="0" w:space="0" w:color="auto"/>
        <w:left w:val="none" w:sz="0" w:space="0" w:color="auto"/>
        <w:bottom w:val="none" w:sz="0" w:space="0" w:color="auto"/>
        <w:right w:val="none" w:sz="0" w:space="0" w:color="auto"/>
      </w:divBdr>
    </w:div>
    <w:div w:id="857161077">
      <w:bodyDiv w:val="1"/>
      <w:marLeft w:val="0"/>
      <w:marRight w:val="0"/>
      <w:marTop w:val="0"/>
      <w:marBottom w:val="0"/>
      <w:divBdr>
        <w:top w:val="none" w:sz="0" w:space="0" w:color="auto"/>
        <w:left w:val="none" w:sz="0" w:space="0" w:color="auto"/>
        <w:bottom w:val="none" w:sz="0" w:space="0" w:color="auto"/>
        <w:right w:val="none" w:sz="0" w:space="0" w:color="auto"/>
      </w:divBdr>
    </w:div>
    <w:div w:id="857500839">
      <w:bodyDiv w:val="1"/>
      <w:marLeft w:val="0"/>
      <w:marRight w:val="0"/>
      <w:marTop w:val="0"/>
      <w:marBottom w:val="0"/>
      <w:divBdr>
        <w:top w:val="none" w:sz="0" w:space="0" w:color="auto"/>
        <w:left w:val="none" w:sz="0" w:space="0" w:color="auto"/>
        <w:bottom w:val="none" w:sz="0" w:space="0" w:color="auto"/>
        <w:right w:val="none" w:sz="0" w:space="0" w:color="auto"/>
      </w:divBdr>
    </w:div>
    <w:div w:id="861553674">
      <w:bodyDiv w:val="1"/>
      <w:marLeft w:val="0"/>
      <w:marRight w:val="0"/>
      <w:marTop w:val="0"/>
      <w:marBottom w:val="0"/>
      <w:divBdr>
        <w:top w:val="none" w:sz="0" w:space="0" w:color="auto"/>
        <w:left w:val="none" w:sz="0" w:space="0" w:color="auto"/>
        <w:bottom w:val="none" w:sz="0" w:space="0" w:color="auto"/>
        <w:right w:val="none" w:sz="0" w:space="0" w:color="auto"/>
      </w:divBdr>
    </w:div>
    <w:div w:id="878666857">
      <w:bodyDiv w:val="1"/>
      <w:marLeft w:val="0"/>
      <w:marRight w:val="0"/>
      <w:marTop w:val="0"/>
      <w:marBottom w:val="0"/>
      <w:divBdr>
        <w:top w:val="none" w:sz="0" w:space="0" w:color="auto"/>
        <w:left w:val="none" w:sz="0" w:space="0" w:color="auto"/>
        <w:bottom w:val="none" w:sz="0" w:space="0" w:color="auto"/>
        <w:right w:val="none" w:sz="0" w:space="0" w:color="auto"/>
      </w:divBdr>
    </w:div>
    <w:div w:id="955479846">
      <w:bodyDiv w:val="1"/>
      <w:marLeft w:val="0"/>
      <w:marRight w:val="0"/>
      <w:marTop w:val="0"/>
      <w:marBottom w:val="0"/>
      <w:divBdr>
        <w:top w:val="none" w:sz="0" w:space="0" w:color="auto"/>
        <w:left w:val="none" w:sz="0" w:space="0" w:color="auto"/>
        <w:bottom w:val="none" w:sz="0" w:space="0" w:color="auto"/>
        <w:right w:val="none" w:sz="0" w:space="0" w:color="auto"/>
      </w:divBdr>
    </w:div>
    <w:div w:id="970743041">
      <w:bodyDiv w:val="1"/>
      <w:marLeft w:val="0"/>
      <w:marRight w:val="0"/>
      <w:marTop w:val="0"/>
      <w:marBottom w:val="0"/>
      <w:divBdr>
        <w:top w:val="none" w:sz="0" w:space="0" w:color="auto"/>
        <w:left w:val="none" w:sz="0" w:space="0" w:color="auto"/>
        <w:bottom w:val="none" w:sz="0" w:space="0" w:color="auto"/>
        <w:right w:val="none" w:sz="0" w:space="0" w:color="auto"/>
      </w:divBdr>
      <w:divsChild>
        <w:div w:id="1230657564">
          <w:marLeft w:val="0"/>
          <w:marRight w:val="0"/>
          <w:marTop w:val="0"/>
          <w:marBottom w:val="0"/>
          <w:divBdr>
            <w:top w:val="none" w:sz="0" w:space="0" w:color="auto"/>
            <w:left w:val="none" w:sz="0" w:space="0" w:color="auto"/>
            <w:bottom w:val="none" w:sz="0" w:space="0" w:color="auto"/>
            <w:right w:val="none" w:sz="0" w:space="0" w:color="auto"/>
          </w:divBdr>
          <w:divsChild>
            <w:div w:id="2116556073">
              <w:marLeft w:val="0"/>
              <w:marRight w:val="0"/>
              <w:marTop w:val="0"/>
              <w:marBottom w:val="0"/>
              <w:divBdr>
                <w:top w:val="none" w:sz="0" w:space="0" w:color="auto"/>
                <w:left w:val="none" w:sz="0" w:space="0" w:color="auto"/>
                <w:bottom w:val="none" w:sz="0" w:space="0" w:color="auto"/>
                <w:right w:val="none" w:sz="0" w:space="0" w:color="auto"/>
              </w:divBdr>
              <w:divsChild>
                <w:div w:id="583880032">
                  <w:marLeft w:val="0"/>
                  <w:marRight w:val="0"/>
                  <w:marTop w:val="0"/>
                  <w:marBottom w:val="0"/>
                  <w:divBdr>
                    <w:top w:val="none" w:sz="0" w:space="0" w:color="auto"/>
                    <w:left w:val="none" w:sz="0" w:space="0" w:color="auto"/>
                    <w:bottom w:val="none" w:sz="0" w:space="0" w:color="auto"/>
                    <w:right w:val="none" w:sz="0" w:space="0" w:color="auto"/>
                  </w:divBdr>
                  <w:divsChild>
                    <w:div w:id="1312561044">
                      <w:marLeft w:val="0"/>
                      <w:marRight w:val="0"/>
                      <w:marTop w:val="0"/>
                      <w:marBottom w:val="0"/>
                      <w:divBdr>
                        <w:top w:val="none" w:sz="0" w:space="0" w:color="auto"/>
                        <w:left w:val="none" w:sz="0" w:space="0" w:color="auto"/>
                        <w:bottom w:val="none" w:sz="0" w:space="0" w:color="auto"/>
                        <w:right w:val="none" w:sz="0" w:space="0" w:color="auto"/>
                      </w:divBdr>
                      <w:divsChild>
                        <w:div w:id="919873130">
                          <w:marLeft w:val="0"/>
                          <w:marRight w:val="0"/>
                          <w:marTop w:val="0"/>
                          <w:marBottom w:val="0"/>
                          <w:divBdr>
                            <w:top w:val="none" w:sz="0" w:space="0" w:color="auto"/>
                            <w:left w:val="none" w:sz="0" w:space="0" w:color="auto"/>
                            <w:bottom w:val="none" w:sz="0" w:space="0" w:color="auto"/>
                            <w:right w:val="none" w:sz="0" w:space="0" w:color="auto"/>
                          </w:divBdr>
                          <w:divsChild>
                            <w:div w:id="201321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81311">
      <w:bodyDiv w:val="1"/>
      <w:marLeft w:val="0"/>
      <w:marRight w:val="0"/>
      <w:marTop w:val="0"/>
      <w:marBottom w:val="0"/>
      <w:divBdr>
        <w:top w:val="none" w:sz="0" w:space="0" w:color="auto"/>
        <w:left w:val="none" w:sz="0" w:space="0" w:color="auto"/>
        <w:bottom w:val="none" w:sz="0" w:space="0" w:color="auto"/>
        <w:right w:val="none" w:sz="0" w:space="0" w:color="auto"/>
      </w:divBdr>
    </w:div>
    <w:div w:id="986058534">
      <w:bodyDiv w:val="1"/>
      <w:marLeft w:val="0"/>
      <w:marRight w:val="0"/>
      <w:marTop w:val="0"/>
      <w:marBottom w:val="0"/>
      <w:divBdr>
        <w:top w:val="none" w:sz="0" w:space="0" w:color="auto"/>
        <w:left w:val="none" w:sz="0" w:space="0" w:color="auto"/>
        <w:bottom w:val="none" w:sz="0" w:space="0" w:color="auto"/>
        <w:right w:val="none" w:sz="0" w:space="0" w:color="auto"/>
      </w:divBdr>
      <w:divsChild>
        <w:div w:id="2003461972">
          <w:marLeft w:val="0"/>
          <w:marRight w:val="0"/>
          <w:marTop w:val="0"/>
          <w:marBottom w:val="0"/>
          <w:divBdr>
            <w:top w:val="none" w:sz="0" w:space="0" w:color="auto"/>
            <w:left w:val="none" w:sz="0" w:space="0" w:color="auto"/>
            <w:bottom w:val="none" w:sz="0" w:space="0" w:color="auto"/>
            <w:right w:val="none" w:sz="0" w:space="0" w:color="auto"/>
          </w:divBdr>
          <w:divsChild>
            <w:div w:id="39790351">
              <w:marLeft w:val="0"/>
              <w:marRight w:val="0"/>
              <w:marTop w:val="0"/>
              <w:marBottom w:val="0"/>
              <w:divBdr>
                <w:top w:val="none" w:sz="0" w:space="0" w:color="auto"/>
                <w:left w:val="none" w:sz="0" w:space="0" w:color="auto"/>
                <w:bottom w:val="none" w:sz="0" w:space="0" w:color="auto"/>
                <w:right w:val="none" w:sz="0" w:space="0" w:color="auto"/>
              </w:divBdr>
              <w:divsChild>
                <w:div w:id="333998237">
                  <w:marLeft w:val="0"/>
                  <w:marRight w:val="0"/>
                  <w:marTop w:val="0"/>
                  <w:marBottom w:val="0"/>
                  <w:divBdr>
                    <w:top w:val="none" w:sz="0" w:space="0" w:color="auto"/>
                    <w:left w:val="none" w:sz="0" w:space="0" w:color="auto"/>
                    <w:bottom w:val="none" w:sz="0" w:space="0" w:color="auto"/>
                    <w:right w:val="none" w:sz="0" w:space="0" w:color="auto"/>
                  </w:divBdr>
                  <w:divsChild>
                    <w:div w:id="59522827">
                      <w:marLeft w:val="0"/>
                      <w:marRight w:val="0"/>
                      <w:marTop w:val="0"/>
                      <w:marBottom w:val="0"/>
                      <w:divBdr>
                        <w:top w:val="none" w:sz="0" w:space="0" w:color="auto"/>
                        <w:left w:val="none" w:sz="0" w:space="0" w:color="auto"/>
                        <w:bottom w:val="none" w:sz="0" w:space="0" w:color="auto"/>
                        <w:right w:val="none" w:sz="0" w:space="0" w:color="auto"/>
                      </w:divBdr>
                      <w:divsChild>
                        <w:div w:id="1634406011">
                          <w:marLeft w:val="0"/>
                          <w:marRight w:val="0"/>
                          <w:marTop w:val="0"/>
                          <w:marBottom w:val="0"/>
                          <w:divBdr>
                            <w:top w:val="none" w:sz="0" w:space="0" w:color="auto"/>
                            <w:left w:val="none" w:sz="0" w:space="0" w:color="auto"/>
                            <w:bottom w:val="none" w:sz="0" w:space="0" w:color="auto"/>
                            <w:right w:val="none" w:sz="0" w:space="0" w:color="auto"/>
                          </w:divBdr>
                          <w:divsChild>
                            <w:div w:id="19436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309452">
      <w:bodyDiv w:val="1"/>
      <w:marLeft w:val="0"/>
      <w:marRight w:val="0"/>
      <w:marTop w:val="0"/>
      <w:marBottom w:val="0"/>
      <w:divBdr>
        <w:top w:val="none" w:sz="0" w:space="0" w:color="auto"/>
        <w:left w:val="none" w:sz="0" w:space="0" w:color="auto"/>
        <w:bottom w:val="none" w:sz="0" w:space="0" w:color="auto"/>
        <w:right w:val="none" w:sz="0" w:space="0" w:color="auto"/>
      </w:divBdr>
    </w:div>
    <w:div w:id="1030758335">
      <w:bodyDiv w:val="1"/>
      <w:marLeft w:val="0"/>
      <w:marRight w:val="0"/>
      <w:marTop w:val="0"/>
      <w:marBottom w:val="0"/>
      <w:divBdr>
        <w:top w:val="none" w:sz="0" w:space="0" w:color="auto"/>
        <w:left w:val="none" w:sz="0" w:space="0" w:color="auto"/>
        <w:bottom w:val="none" w:sz="0" w:space="0" w:color="auto"/>
        <w:right w:val="none" w:sz="0" w:space="0" w:color="auto"/>
      </w:divBdr>
    </w:div>
    <w:div w:id="1036587126">
      <w:bodyDiv w:val="1"/>
      <w:marLeft w:val="0"/>
      <w:marRight w:val="0"/>
      <w:marTop w:val="0"/>
      <w:marBottom w:val="0"/>
      <w:divBdr>
        <w:top w:val="none" w:sz="0" w:space="0" w:color="auto"/>
        <w:left w:val="none" w:sz="0" w:space="0" w:color="auto"/>
        <w:bottom w:val="none" w:sz="0" w:space="0" w:color="auto"/>
        <w:right w:val="none" w:sz="0" w:space="0" w:color="auto"/>
      </w:divBdr>
    </w:div>
    <w:div w:id="1060397701">
      <w:bodyDiv w:val="1"/>
      <w:marLeft w:val="0"/>
      <w:marRight w:val="0"/>
      <w:marTop w:val="0"/>
      <w:marBottom w:val="0"/>
      <w:divBdr>
        <w:top w:val="none" w:sz="0" w:space="0" w:color="auto"/>
        <w:left w:val="none" w:sz="0" w:space="0" w:color="auto"/>
        <w:bottom w:val="none" w:sz="0" w:space="0" w:color="auto"/>
        <w:right w:val="none" w:sz="0" w:space="0" w:color="auto"/>
      </w:divBdr>
    </w:div>
    <w:div w:id="1067335301">
      <w:bodyDiv w:val="1"/>
      <w:marLeft w:val="0"/>
      <w:marRight w:val="0"/>
      <w:marTop w:val="0"/>
      <w:marBottom w:val="0"/>
      <w:divBdr>
        <w:top w:val="none" w:sz="0" w:space="0" w:color="auto"/>
        <w:left w:val="none" w:sz="0" w:space="0" w:color="auto"/>
        <w:bottom w:val="none" w:sz="0" w:space="0" w:color="auto"/>
        <w:right w:val="none" w:sz="0" w:space="0" w:color="auto"/>
      </w:divBdr>
    </w:div>
    <w:div w:id="1078209781">
      <w:bodyDiv w:val="1"/>
      <w:marLeft w:val="0"/>
      <w:marRight w:val="0"/>
      <w:marTop w:val="0"/>
      <w:marBottom w:val="0"/>
      <w:divBdr>
        <w:top w:val="none" w:sz="0" w:space="0" w:color="auto"/>
        <w:left w:val="none" w:sz="0" w:space="0" w:color="auto"/>
        <w:bottom w:val="none" w:sz="0" w:space="0" w:color="auto"/>
        <w:right w:val="none" w:sz="0" w:space="0" w:color="auto"/>
      </w:divBdr>
      <w:divsChild>
        <w:div w:id="219022728">
          <w:marLeft w:val="0"/>
          <w:marRight w:val="0"/>
          <w:marTop w:val="0"/>
          <w:marBottom w:val="0"/>
          <w:divBdr>
            <w:top w:val="none" w:sz="0" w:space="0" w:color="auto"/>
            <w:left w:val="none" w:sz="0" w:space="0" w:color="auto"/>
            <w:bottom w:val="none" w:sz="0" w:space="0" w:color="auto"/>
            <w:right w:val="none" w:sz="0" w:space="0" w:color="auto"/>
          </w:divBdr>
          <w:divsChild>
            <w:div w:id="1160192006">
              <w:marLeft w:val="0"/>
              <w:marRight w:val="0"/>
              <w:marTop w:val="0"/>
              <w:marBottom w:val="0"/>
              <w:divBdr>
                <w:top w:val="none" w:sz="0" w:space="0" w:color="auto"/>
                <w:left w:val="none" w:sz="0" w:space="0" w:color="auto"/>
                <w:bottom w:val="none" w:sz="0" w:space="0" w:color="auto"/>
                <w:right w:val="none" w:sz="0" w:space="0" w:color="auto"/>
              </w:divBdr>
              <w:divsChild>
                <w:div w:id="1346516797">
                  <w:marLeft w:val="0"/>
                  <w:marRight w:val="0"/>
                  <w:marTop w:val="0"/>
                  <w:marBottom w:val="0"/>
                  <w:divBdr>
                    <w:top w:val="none" w:sz="0" w:space="0" w:color="auto"/>
                    <w:left w:val="none" w:sz="0" w:space="0" w:color="auto"/>
                    <w:bottom w:val="none" w:sz="0" w:space="0" w:color="auto"/>
                    <w:right w:val="none" w:sz="0" w:space="0" w:color="auto"/>
                  </w:divBdr>
                  <w:divsChild>
                    <w:div w:id="415592341">
                      <w:marLeft w:val="0"/>
                      <w:marRight w:val="0"/>
                      <w:marTop w:val="0"/>
                      <w:marBottom w:val="0"/>
                      <w:divBdr>
                        <w:top w:val="none" w:sz="0" w:space="0" w:color="auto"/>
                        <w:left w:val="none" w:sz="0" w:space="0" w:color="auto"/>
                        <w:bottom w:val="none" w:sz="0" w:space="0" w:color="auto"/>
                        <w:right w:val="none" w:sz="0" w:space="0" w:color="auto"/>
                      </w:divBdr>
                      <w:divsChild>
                        <w:div w:id="35783187">
                          <w:marLeft w:val="0"/>
                          <w:marRight w:val="0"/>
                          <w:marTop w:val="0"/>
                          <w:marBottom w:val="0"/>
                          <w:divBdr>
                            <w:top w:val="none" w:sz="0" w:space="0" w:color="auto"/>
                            <w:left w:val="none" w:sz="0" w:space="0" w:color="auto"/>
                            <w:bottom w:val="none" w:sz="0" w:space="0" w:color="auto"/>
                            <w:right w:val="none" w:sz="0" w:space="0" w:color="auto"/>
                          </w:divBdr>
                          <w:divsChild>
                            <w:div w:id="11828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95069">
      <w:bodyDiv w:val="1"/>
      <w:marLeft w:val="0"/>
      <w:marRight w:val="0"/>
      <w:marTop w:val="0"/>
      <w:marBottom w:val="0"/>
      <w:divBdr>
        <w:top w:val="none" w:sz="0" w:space="0" w:color="auto"/>
        <w:left w:val="none" w:sz="0" w:space="0" w:color="auto"/>
        <w:bottom w:val="none" w:sz="0" w:space="0" w:color="auto"/>
        <w:right w:val="none" w:sz="0" w:space="0" w:color="auto"/>
      </w:divBdr>
    </w:div>
    <w:div w:id="1089690937">
      <w:bodyDiv w:val="1"/>
      <w:marLeft w:val="0"/>
      <w:marRight w:val="0"/>
      <w:marTop w:val="0"/>
      <w:marBottom w:val="0"/>
      <w:divBdr>
        <w:top w:val="none" w:sz="0" w:space="0" w:color="auto"/>
        <w:left w:val="none" w:sz="0" w:space="0" w:color="auto"/>
        <w:bottom w:val="none" w:sz="0" w:space="0" w:color="auto"/>
        <w:right w:val="none" w:sz="0" w:space="0" w:color="auto"/>
      </w:divBdr>
    </w:div>
    <w:div w:id="1100250636">
      <w:bodyDiv w:val="1"/>
      <w:marLeft w:val="0"/>
      <w:marRight w:val="0"/>
      <w:marTop w:val="0"/>
      <w:marBottom w:val="0"/>
      <w:divBdr>
        <w:top w:val="none" w:sz="0" w:space="0" w:color="auto"/>
        <w:left w:val="none" w:sz="0" w:space="0" w:color="auto"/>
        <w:bottom w:val="none" w:sz="0" w:space="0" w:color="auto"/>
        <w:right w:val="none" w:sz="0" w:space="0" w:color="auto"/>
      </w:divBdr>
    </w:div>
    <w:div w:id="1149902272">
      <w:bodyDiv w:val="1"/>
      <w:marLeft w:val="0"/>
      <w:marRight w:val="0"/>
      <w:marTop w:val="0"/>
      <w:marBottom w:val="0"/>
      <w:divBdr>
        <w:top w:val="none" w:sz="0" w:space="0" w:color="auto"/>
        <w:left w:val="none" w:sz="0" w:space="0" w:color="auto"/>
        <w:bottom w:val="none" w:sz="0" w:space="0" w:color="auto"/>
        <w:right w:val="none" w:sz="0" w:space="0" w:color="auto"/>
      </w:divBdr>
    </w:div>
    <w:div w:id="1175996101">
      <w:bodyDiv w:val="1"/>
      <w:marLeft w:val="0"/>
      <w:marRight w:val="0"/>
      <w:marTop w:val="0"/>
      <w:marBottom w:val="0"/>
      <w:divBdr>
        <w:top w:val="none" w:sz="0" w:space="0" w:color="auto"/>
        <w:left w:val="none" w:sz="0" w:space="0" w:color="auto"/>
        <w:bottom w:val="none" w:sz="0" w:space="0" w:color="auto"/>
        <w:right w:val="none" w:sz="0" w:space="0" w:color="auto"/>
      </w:divBdr>
    </w:div>
    <w:div w:id="1178155213">
      <w:bodyDiv w:val="1"/>
      <w:marLeft w:val="0"/>
      <w:marRight w:val="0"/>
      <w:marTop w:val="0"/>
      <w:marBottom w:val="0"/>
      <w:divBdr>
        <w:top w:val="none" w:sz="0" w:space="0" w:color="auto"/>
        <w:left w:val="none" w:sz="0" w:space="0" w:color="auto"/>
        <w:bottom w:val="none" w:sz="0" w:space="0" w:color="auto"/>
        <w:right w:val="none" w:sz="0" w:space="0" w:color="auto"/>
      </w:divBdr>
    </w:div>
    <w:div w:id="1181815924">
      <w:bodyDiv w:val="1"/>
      <w:marLeft w:val="0"/>
      <w:marRight w:val="0"/>
      <w:marTop w:val="0"/>
      <w:marBottom w:val="0"/>
      <w:divBdr>
        <w:top w:val="none" w:sz="0" w:space="0" w:color="auto"/>
        <w:left w:val="none" w:sz="0" w:space="0" w:color="auto"/>
        <w:bottom w:val="none" w:sz="0" w:space="0" w:color="auto"/>
        <w:right w:val="none" w:sz="0" w:space="0" w:color="auto"/>
      </w:divBdr>
    </w:div>
    <w:div w:id="1218708580">
      <w:bodyDiv w:val="1"/>
      <w:marLeft w:val="0"/>
      <w:marRight w:val="0"/>
      <w:marTop w:val="0"/>
      <w:marBottom w:val="0"/>
      <w:divBdr>
        <w:top w:val="none" w:sz="0" w:space="0" w:color="auto"/>
        <w:left w:val="none" w:sz="0" w:space="0" w:color="auto"/>
        <w:bottom w:val="none" w:sz="0" w:space="0" w:color="auto"/>
        <w:right w:val="none" w:sz="0" w:space="0" w:color="auto"/>
      </w:divBdr>
    </w:div>
    <w:div w:id="1253245310">
      <w:bodyDiv w:val="1"/>
      <w:marLeft w:val="0"/>
      <w:marRight w:val="0"/>
      <w:marTop w:val="0"/>
      <w:marBottom w:val="0"/>
      <w:divBdr>
        <w:top w:val="none" w:sz="0" w:space="0" w:color="auto"/>
        <w:left w:val="none" w:sz="0" w:space="0" w:color="auto"/>
        <w:bottom w:val="none" w:sz="0" w:space="0" w:color="auto"/>
        <w:right w:val="none" w:sz="0" w:space="0" w:color="auto"/>
      </w:divBdr>
    </w:div>
    <w:div w:id="1257207852">
      <w:bodyDiv w:val="1"/>
      <w:marLeft w:val="0"/>
      <w:marRight w:val="0"/>
      <w:marTop w:val="0"/>
      <w:marBottom w:val="0"/>
      <w:divBdr>
        <w:top w:val="none" w:sz="0" w:space="0" w:color="auto"/>
        <w:left w:val="none" w:sz="0" w:space="0" w:color="auto"/>
        <w:bottom w:val="none" w:sz="0" w:space="0" w:color="auto"/>
        <w:right w:val="none" w:sz="0" w:space="0" w:color="auto"/>
      </w:divBdr>
    </w:div>
    <w:div w:id="1259216739">
      <w:bodyDiv w:val="1"/>
      <w:marLeft w:val="0"/>
      <w:marRight w:val="0"/>
      <w:marTop w:val="0"/>
      <w:marBottom w:val="0"/>
      <w:divBdr>
        <w:top w:val="none" w:sz="0" w:space="0" w:color="auto"/>
        <w:left w:val="none" w:sz="0" w:space="0" w:color="auto"/>
        <w:bottom w:val="none" w:sz="0" w:space="0" w:color="auto"/>
        <w:right w:val="none" w:sz="0" w:space="0" w:color="auto"/>
      </w:divBdr>
    </w:div>
    <w:div w:id="1280797552">
      <w:bodyDiv w:val="1"/>
      <w:marLeft w:val="0"/>
      <w:marRight w:val="0"/>
      <w:marTop w:val="0"/>
      <w:marBottom w:val="0"/>
      <w:divBdr>
        <w:top w:val="none" w:sz="0" w:space="0" w:color="auto"/>
        <w:left w:val="none" w:sz="0" w:space="0" w:color="auto"/>
        <w:bottom w:val="none" w:sz="0" w:space="0" w:color="auto"/>
        <w:right w:val="none" w:sz="0" w:space="0" w:color="auto"/>
      </w:divBdr>
    </w:div>
    <w:div w:id="1284771511">
      <w:bodyDiv w:val="1"/>
      <w:marLeft w:val="0"/>
      <w:marRight w:val="0"/>
      <w:marTop w:val="0"/>
      <w:marBottom w:val="0"/>
      <w:divBdr>
        <w:top w:val="none" w:sz="0" w:space="0" w:color="auto"/>
        <w:left w:val="none" w:sz="0" w:space="0" w:color="auto"/>
        <w:bottom w:val="none" w:sz="0" w:space="0" w:color="auto"/>
        <w:right w:val="none" w:sz="0" w:space="0" w:color="auto"/>
      </w:divBdr>
    </w:div>
    <w:div w:id="1312102939">
      <w:bodyDiv w:val="1"/>
      <w:marLeft w:val="0"/>
      <w:marRight w:val="0"/>
      <w:marTop w:val="0"/>
      <w:marBottom w:val="0"/>
      <w:divBdr>
        <w:top w:val="none" w:sz="0" w:space="0" w:color="auto"/>
        <w:left w:val="none" w:sz="0" w:space="0" w:color="auto"/>
        <w:bottom w:val="none" w:sz="0" w:space="0" w:color="auto"/>
        <w:right w:val="none" w:sz="0" w:space="0" w:color="auto"/>
      </w:divBdr>
    </w:div>
    <w:div w:id="1355381600">
      <w:bodyDiv w:val="1"/>
      <w:marLeft w:val="0"/>
      <w:marRight w:val="0"/>
      <w:marTop w:val="0"/>
      <w:marBottom w:val="0"/>
      <w:divBdr>
        <w:top w:val="none" w:sz="0" w:space="0" w:color="auto"/>
        <w:left w:val="none" w:sz="0" w:space="0" w:color="auto"/>
        <w:bottom w:val="none" w:sz="0" w:space="0" w:color="auto"/>
        <w:right w:val="none" w:sz="0" w:space="0" w:color="auto"/>
      </w:divBdr>
    </w:div>
    <w:div w:id="1378705193">
      <w:bodyDiv w:val="1"/>
      <w:marLeft w:val="0"/>
      <w:marRight w:val="0"/>
      <w:marTop w:val="0"/>
      <w:marBottom w:val="0"/>
      <w:divBdr>
        <w:top w:val="none" w:sz="0" w:space="0" w:color="auto"/>
        <w:left w:val="none" w:sz="0" w:space="0" w:color="auto"/>
        <w:bottom w:val="none" w:sz="0" w:space="0" w:color="auto"/>
        <w:right w:val="none" w:sz="0" w:space="0" w:color="auto"/>
      </w:divBdr>
    </w:div>
    <w:div w:id="1386680991">
      <w:bodyDiv w:val="1"/>
      <w:marLeft w:val="0"/>
      <w:marRight w:val="0"/>
      <w:marTop w:val="0"/>
      <w:marBottom w:val="0"/>
      <w:divBdr>
        <w:top w:val="none" w:sz="0" w:space="0" w:color="auto"/>
        <w:left w:val="none" w:sz="0" w:space="0" w:color="auto"/>
        <w:bottom w:val="none" w:sz="0" w:space="0" w:color="auto"/>
        <w:right w:val="none" w:sz="0" w:space="0" w:color="auto"/>
      </w:divBdr>
    </w:div>
    <w:div w:id="1406758180">
      <w:bodyDiv w:val="1"/>
      <w:marLeft w:val="0"/>
      <w:marRight w:val="0"/>
      <w:marTop w:val="0"/>
      <w:marBottom w:val="0"/>
      <w:divBdr>
        <w:top w:val="none" w:sz="0" w:space="0" w:color="auto"/>
        <w:left w:val="none" w:sz="0" w:space="0" w:color="auto"/>
        <w:bottom w:val="none" w:sz="0" w:space="0" w:color="auto"/>
        <w:right w:val="none" w:sz="0" w:space="0" w:color="auto"/>
      </w:divBdr>
      <w:divsChild>
        <w:div w:id="1483159922">
          <w:marLeft w:val="0"/>
          <w:marRight w:val="0"/>
          <w:marTop w:val="0"/>
          <w:marBottom w:val="0"/>
          <w:divBdr>
            <w:top w:val="none" w:sz="0" w:space="0" w:color="auto"/>
            <w:left w:val="none" w:sz="0" w:space="0" w:color="auto"/>
            <w:bottom w:val="none" w:sz="0" w:space="0" w:color="auto"/>
            <w:right w:val="none" w:sz="0" w:space="0" w:color="auto"/>
          </w:divBdr>
          <w:divsChild>
            <w:div w:id="972979591">
              <w:marLeft w:val="0"/>
              <w:marRight w:val="0"/>
              <w:marTop w:val="0"/>
              <w:marBottom w:val="0"/>
              <w:divBdr>
                <w:top w:val="none" w:sz="0" w:space="0" w:color="auto"/>
                <w:left w:val="none" w:sz="0" w:space="0" w:color="auto"/>
                <w:bottom w:val="none" w:sz="0" w:space="0" w:color="auto"/>
                <w:right w:val="none" w:sz="0" w:space="0" w:color="auto"/>
              </w:divBdr>
              <w:divsChild>
                <w:div w:id="1505783907">
                  <w:marLeft w:val="0"/>
                  <w:marRight w:val="0"/>
                  <w:marTop w:val="0"/>
                  <w:marBottom w:val="0"/>
                  <w:divBdr>
                    <w:top w:val="none" w:sz="0" w:space="0" w:color="auto"/>
                    <w:left w:val="none" w:sz="0" w:space="0" w:color="auto"/>
                    <w:bottom w:val="none" w:sz="0" w:space="0" w:color="auto"/>
                    <w:right w:val="none" w:sz="0" w:space="0" w:color="auto"/>
                  </w:divBdr>
                  <w:divsChild>
                    <w:div w:id="1508980649">
                      <w:marLeft w:val="0"/>
                      <w:marRight w:val="0"/>
                      <w:marTop w:val="0"/>
                      <w:marBottom w:val="0"/>
                      <w:divBdr>
                        <w:top w:val="none" w:sz="0" w:space="0" w:color="auto"/>
                        <w:left w:val="none" w:sz="0" w:space="0" w:color="auto"/>
                        <w:bottom w:val="none" w:sz="0" w:space="0" w:color="auto"/>
                        <w:right w:val="none" w:sz="0" w:space="0" w:color="auto"/>
                      </w:divBdr>
                      <w:divsChild>
                        <w:div w:id="1343554476">
                          <w:marLeft w:val="0"/>
                          <w:marRight w:val="0"/>
                          <w:marTop w:val="0"/>
                          <w:marBottom w:val="0"/>
                          <w:divBdr>
                            <w:top w:val="none" w:sz="0" w:space="0" w:color="auto"/>
                            <w:left w:val="none" w:sz="0" w:space="0" w:color="auto"/>
                            <w:bottom w:val="none" w:sz="0" w:space="0" w:color="auto"/>
                            <w:right w:val="none" w:sz="0" w:space="0" w:color="auto"/>
                          </w:divBdr>
                          <w:divsChild>
                            <w:div w:id="172452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236662">
      <w:bodyDiv w:val="1"/>
      <w:marLeft w:val="0"/>
      <w:marRight w:val="0"/>
      <w:marTop w:val="0"/>
      <w:marBottom w:val="0"/>
      <w:divBdr>
        <w:top w:val="none" w:sz="0" w:space="0" w:color="auto"/>
        <w:left w:val="none" w:sz="0" w:space="0" w:color="auto"/>
        <w:bottom w:val="none" w:sz="0" w:space="0" w:color="auto"/>
        <w:right w:val="none" w:sz="0" w:space="0" w:color="auto"/>
      </w:divBdr>
    </w:div>
    <w:div w:id="1440831232">
      <w:bodyDiv w:val="1"/>
      <w:marLeft w:val="0"/>
      <w:marRight w:val="0"/>
      <w:marTop w:val="0"/>
      <w:marBottom w:val="0"/>
      <w:divBdr>
        <w:top w:val="none" w:sz="0" w:space="0" w:color="auto"/>
        <w:left w:val="none" w:sz="0" w:space="0" w:color="auto"/>
        <w:bottom w:val="none" w:sz="0" w:space="0" w:color="auto"/>
        <w:right w:val="none" w:sz="0" w:space="0" w:color="auto"/>
      </w:divBdr>
    </w:div>
    <w:div w:id="1445920869">
      <w:bodyDiv w:val="1"/>
      <w:marLeft w:val="0"/>
      <w:marRight w:val="0"/>
      <w:marTop w:val="0"/>
      <w:marBottom w:val="0"/>
      <w:divBdr>
        <w:top w:val="none" w:sz="0" w:space="0" w:color="auto"/>
        <w:left w:val="none" w:sz="0" w:space="0" w:color="auto"/>
        <w:bottom w:val="none" w:sz="0" w:space="0" w:color="auto"/>
        <w:right w:val="none" w:sz="0" w:space="0" w:color="auto"/>
      </w:divBdr>
    </w:div>
    <w:div w:id="1464037715">
      <w:bodyDiv w:val="1"/>
      <w:marLeft w:val="0"/>
      <w:marRight w:val="0"/>
      <w:marTop w:val="0"/>
      <w:marBottom w:val="0"/>
      <w:divBdr>
        <w:top w:val="none" w:sz="0" w:space="0" w:color="auto"/>
        <w:left w:val="none" w:sz="0" w:space="0" w:color="auto"/>
        <w:bottom w:val="none" w:sz="0" w:space="0" w:color="auto"/>
        <w:right w:val="none" w:sz="0" w:space="0" w:color="auto"/>
      </w:divBdr>
    </w:div>
    <w:div w:id="1501508523">
      <w:bodyDiv w:val="1"/>
      <w:marLeft w:val="0"/>
      <w:marRight w:val="0"/>
      <w:marTop w:val="0"/>
      <w:marBottom w:val="0"/>
      <w:divBdr>
        <w:top w:val="none" w:sz="0" w:space="0" w:color="auto"/>
        <w:left w:val="none" w:sz="0" w:space="0" w:color="auto"/>
        <w:bottom w:val="none" w:sz="0" w:space="0" w:color="auto"/>
        <w:right w:val="none" w:sz="0" w:space="0" w:color="auto"/>
      </w:divBdr>
    </w:div>
    <w:div w:id="1502309794">
      <w:bodyDiv w:val="1"/>
      <w:marLeft w:val="0"/>
      <w:marRight w:val="0"/>
      <w:marTop w:val="0"/>
      <w:marBottom w:val="0"/>
      <w:divBdr>
        <w:top w:val="none" w:sz="0" w:space="0" w:color="auto"/>
        <w:left w:val="none" w:sz="0" w:space="0" w:color="auto"/>
        <w:bottom w:val="none" w:sz="0" w:space="0" w:color="auto"/>
        <w:right w:val="none" w:sz="0" w:space="0" w:color="auto"/>
      </w:divBdr>
    </w:div>
    <w:div w:id="1511679746">
      <w:bodyDiv w:val="1"/>
      <w:marLeft w:val="0"/>
      <w:marRight w:val="0"/>
      <w:marTop w:val="0"/>
      <w:marBottom w:val="0"/>
      <w:divBdr>
        <w:top w:val="none" w:sz="0" w:space="0" w:color="auto"/>
        <w:left w:val="none" w:sz="0" w:space="0" w:color="auto"/>
        <w:bottom w:val="none" w:sz="0" w:space="0" w:color="auto"/>
        <w:right w:val="none" w:sz="0" w:space="0" w:color="auto"/>
      </w:divBdr>
      <w:divsChild>
        <w:div w:id="557663936">
          <w:marLeft w:val="0"/>
          <w:marRight w:val="0"/>
          <w:marTop w:val="0"/>
          <w:marBottom w:val="0"/>
          <w:divBdr>
            <w:top w:val="none" w:sz="0" w:space="0" w:color="auto"/>
            <w:left w:val="none" w:sz="0" w:space="0" w:color="auto"/>
            <w:bottom w:val="none" w:sz="0" w:space="0" w:color="auto"/>
            <w:right w:val="none" w:sz="0" w:space="0" w:color="auto"/>
          </w:divBdr>
          <w:divsChild>
            <w:div w:id="1813671704">
              <w:marLeft w:val="0"/>
              <w:marRight w:val="0"/>
              <w:marTop w:val="0"/>
              <w:marBottom w:val="0"/>
              <w:divBdr>
                <w:top w:val="none" w:sz="0" w:space="0" w:color="auto"/>
                <w:left w:val="none" w:sz="0" w:space="0" w:color="auto"/>
                <w:bottom w:val="none" w:sz="0" w:space="0" w:color="auto"/>
                <w:right w:val="none" w:sz="0" w:space="0" w:color="auto"/>
              </w:divBdr>
              <w:divsChild>
                <w:div w:id="1087504563">
                  <w:marLeft w:val="0"/>
                  <w:marRight w:val="0"/>
                  <w:marTop w:val="0"/>
                  <w:marBottom w:val="0"/>
                  <w:divBdr>
                    <w:top w:val="none" w:sz="0" w:space="0" w:color="auto"/>
                    <w:left w:val="none" w:sz="0" w:space="0" w:color="auto"/>
                    <w:bottom w:val="none" w:sz="0" w:space="0" w:color="auto"/>
                    <w:right w:val="none" w:sz="0" w:space="0" w:color="auto"/>
                  </w:divBdr>
                  <w:divsChild>
                    <w:div w:id="450782810">
                      <w:marLeft w:val="0"/>
                      <w:marRight w:val="0"/>
                      <w:marTop w:val="0"/>
                      <w:marBottom w:val="0"/>
                      <w:divBdr>
                        <w:top w:val="none" w:sz="0" w:space="0" w:color="auto"/>
                        <w:left w:val="none" w:sz="0" w:space="0" w:color="auto"/>
                        <w:bottom w:val="none" w:sz="0" w:space="0" w:color="auto"/>
                        <w:right w:val="none" w:sz="0" w:space="0" w:color="auto"/>
                      </w:divBdr>
                      <w:divsChild>
                        <w:div w:id="1133525914">
                          <w:marLeft w:val="0"/>
                          <w:marRight w:val="0"/>
                          <w:marTop w:val="0"/>
                          <w:marBottom w:val="0"/>
                          <w:divBdr>
                            <w:top w:val="none" w:sz="0" w:space="0" w:color="auto"/>
                            <w:left w:val="none" w:sz="0" w:space="0" w:color="auto"/>
                            <w:bottom w:val="none" w:sz="0" w:space="0" w:color="auto"/>
                            <w:right w:val="none" w:sz="0" w:space="0" w:color="auto"/>
                          </w:divBdr>
                          <w:divsChild>
                            <w:div w:id="10410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854957">
      <w:bodyDiv w:val="1"/>
      <w:marLeft w:val="0"/>
      <w:marRight w:val="0"/>
      <w:marTop w:val="0"/>
      <w:marBottom w:val="0"/>
      <w:divBdr>
        <w:top w:val="none" w:sz="0" w:space="0" w:color="auto"/>
        <w:left w:val="none" w:sz="0" w:space="0" w:color="auto"/>
        <w:bottom w:val="none" w:sz="0" w:space="0" w:color="auto"/>
        <w:right w:val="none" w:sz="0" w:space="0" w:color="auto"/>
      </w:divBdr>
    </w:div>
    <w:div w:id="1579435316">
      <w:bodyDiv w:val="1"/>
      <w:marLeft w:val="0"/>
      <w:marRight w:val="0"/>
      <w:marTop w:val="0"/>
      <w:marBottom w:val="0"/>
      <w:divBdr>
        <w:top w:val="none" w:sz="0" w:space="0" w:color="auto"/>
        <w:left w:val="none" w:sz="0" w:space="0" w:color="auto"/>
        <w:bottom w:val="none" w:sz="0" w:space="0" w:color="auto"/>
        <w:right w:val="none" w:sz="0" w:space="0" w:color="auto"/>
      </w:divBdr>
    </w:div>
    <w:div w:id="1646080865">
      <w:bodyDiv w:val="1"/>
      <w:marLeft w:val="0"/>
      <w:marRight w:val="0"/>
      <w:marTop w:val="0"/>
      <w:marBottom w:val="0"/>
      <w:divBdr>
        <w:top w:val="none" w:sz="0" w:space="0" w:color="auto"/>
        <w:left w:val="none" w:sz="0" w:space="0" w:color="auto"/>
        <w:bottom w:val="none" w:sz="0" w:space="0" w:color="auto"/>
        <w:right w:val="none" w:sz="0" w:space="0" w:color="auto"/>
      </w:divBdr>
    </w:div>
    <w:div w:id="1657025076">
      <w:bodyDiv w:val="1"/>
      <w:marLeft w:val="0"/>
      <w:marRight w:val="0"/>
      <w:marTop w:val="0"/>
      <w:marBottom w:val="0"/>
      <w:divBdr>
        <w:top w:val="none" w:sz="0" w:space="0" w:color="auto"/>
        <w:left w:val="none" w:sz="0" w:space="0" w:color="auto"/>
        <w:bottom w:val="none" w:sz="0" w:space="0" w:color="auto"/>
        <w:right w:val="none" w:sz="0" w:space="0" w:color="auto"/>
      </w:divBdr>
    </w:div>
    <w:div w:id="1685134732">
      <w:bodyDiv w:val="1"/>
      <w:marLeft w:val="0"/>
      <w:marRight w:val="0"/>
      <w:marTop w:val="0"/>
      <w:marBottom w:val="0"/>
      <w:divBdr>
        <w:top w:val="none" w:sz="0" w:space="0" w:color="auto"/>
        <w:left w:val="none" w:sz="0" w:space="0" w:color="auto"/>
        <w:bottom w:val="none" w:sz="0" w:space="0" w:color="auto"/>
        <w:right w:val="none" w:sz="0" w:space="0" w:color="auto"/>
      </w:divBdr>
    </w:div>
    <w:div w:id="1719014297">
      <w:bodyDiv w:val="1"/>
      <w:marLeft w:val="0"/>
      <w:marRight w:val="0"/>
      <w:marTop w:val="0"/>
      <w:marBottom w:val="0"/>
      <w:divBdr>
        <w:top w:val="none" w:sz="0" w:space="0" w:color="auto"/>
        <w:left w:val="none" w:sz="0" w:space="0" w:color="auto"/>
        <w:bottom w:val="none" w:sz="0" w:space="0" w:color="auto"/>
        <w:right w:val="none" w:sz="0" w:space="0" w:color="auto"/>
      </w:divBdr>
    </w:div>
    <w:div w:id="1730685245">
      <w:bodyDiv w:val="1"/>
      <w:marLeft w:val="0"/>
      <w:marRight w:val="0"/>
      <w:marTop w:val="0"/>
      <w:marBottom w:val="0"/>
      <w:divBdr>
        <w:top w:val="none" w:sz="0" w:space="0" w:color="auto"/>
        <w:left w:val="none" w:sz="0" w:space="0" w:color="auto"/>
        <w:bottom w:val="none" w:sz="0" w:space="0" w:color="auto"/>
        <w:right w:val="none" w:sz="0" w:space="0" w:color="auto"/>
      </w:divBdr>
    </w:div>
    <w:div w:id="1731688625">
      <w:bodyDiv w:val="1"/>
      <w:marLeft w:val="0"/>
      <w:marRight w:val="0"/>
      <w:marTop w:val="0"/>
      <w:marBottom w:val="0"/>
      <w:divBdr>
        <w:top w:val="none" w:sz="0" w:space="0" w:color="auto"/>
        <w:left w:val="none" w:sz="0" w:space="0" w:color="auto"/>
        <w:bottom w:val="none" w:sz="0" w:space="0" w:color="auto"/>
        <w:right w:val="none" w:sz="0" w:space="0" w:color="auto"/>
      </w:divBdr>
    </w:div>
    <w:div w:id="1766879089">
      <w:bodyDiv w:val="1"/>
      <w:marLeft w:val="0"/>
      <w:marRight w:val="0"/>
      <w:marTop w:val="0"/>
      <w:marBottom w:val="0"/>
      <w:divBdr>
        <w:top w:val="none" w:sz="0" w:space="0" w:color="auto"/>
        <w:left w:val="none" w:sz="0" w:space="0" w:color="auto"/>
        <w:bottom w:val="none" w:sz="0" w:space="0" w:color="auto"/>
        <w:right w:val="none" w:sz="0" w:space="0" w:color="auto"/>
      </w:divBdr>
      <w:divsChild>
        <w:div w:id="106779513">
          <w:marLeft w:val="0"/>
          <w:marRight w:val="0"/>
          <w:marTop w:val="0"/>
          <w:marBottom w:val="0"/>
          <w:divBdr>
            <w:top w:val="none" w:sz="0" w:space="0" w:color="auto"/>
            <w:left w:val="none" w:sz="0" w:space="0" w:color="auto"/>
            <w:bottom w:val="none" w:sz="0" w:space="0" w:color="auto"/>
            <w:right w:val="none" w:sz="0" w:space="0" w:color="auto"/>
          </w:divBdr>
          <w:divsChild>
            <w:div w:id="1048531540">
              <w:marLeft w:val="0"/>
              <w:marRight w:val="0"/>
              <w:marTop w:val="0"/>
              <w:marBottom w:val="0"/>
              <w:divBdr>
                <w:top w:val="none" w:sz="0" w:space="0" w:color="auto"/>
                <w:left w:val="none" w:sz="0" w:space="0" w:color="auto"/>
                <w:bottom w:val="none" w:sz="0" w:space="0" w:color="auto"/>
                <w:right w:val="none" w:sz="0" w:space="0" w:color="auto"/>
              </w:divBdr>
              <w:divsChild>
                <w:div w:id="1587112112">
                  <w:marLeft w:val="0"/>
                  <w:marRight w:val="0"/>
                  <w:marTop w:val="0"/>
                  <w:marBottom w:val="0"/>
                  <w:divBdr>
                    <w:top w:val="none" w:sz="0" w:space="0" w:color="auto"/>
                    <w:left w:val="none" w:sz="0" w:space="0" w:color="auto"/>
                    <w:bottom w:val="none" w:sz="0" w:space="0" w:color="auto"/>
                    <w:right w:val="none" w:sz="0" w:space="0" w:color="auto"/>
                  </w:divBdr>
                  <w:divsChild>
                    <w:div w:id="757558862">
                      <w:marLeft w:val="0"/>
                      <w:marRight w:val="0"/>
                      <w:marTop w:val="0"/>
                      <w:marBottom w:val="0"/>
                      <w:divBdr>
                        <w:top w:val="none" w:sz="0" w:space="0" w:color="auto"/>
                        <w:left w:val="none" w:sz="0" w:space="0" w:color="auto"/>
                        <w:bottom w:val="none" w:sz="0" w:space="0" w:color="auto"/>
                        <w:right w:val="none" w:sz="0" w:space="0" w:color="auto"/>
                      </w:divBdr>
                      <w:divsChild>
                        <w:div w:id="153230012">
                          <w:marLeft w:val="0"/>
                          <w:marRight w:val="0"/>
                          <w:marTop w:val="0"/>
                          <w:marBottom w:val="0"/>
                          <w:divBdr>
                            <w:top w:val="none" w:sz="0" w:space="0" w:color="auto"/>
                            <w:left w:val="none" w:sz="0" w:space="0" w:color="auto"/>
                            <w:bottom w:val="none" w:sz="0" w:space="0" w:color="auto"/>
                            <w:right w:val="none" w:sz="0" w:space="0" w:color="auto"/>
                          </w:divBdr>
                          <w:divsChild>
                            <w:div w:id="142391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973678">
      <w:bodyDiv w:val="1"/>
      <w:marLeft w:val="0"/>
      <w:marRight w:val="0"/>
      <w:marTop w:val="0"/>
      <w:marBottom w:val="0"/>
      <w:divBdr>
        <w:top w:val="none" w:sz="0" w:space="0" w:color="auto"/>
        <w:left w:val="none" w:sz="0" w:space="0" w:color="auto"/>
        <w:bottom w:val="none" w:sz="0" w:space="0" w:color="auto"/>
        <w:right w:val="none" w:sz="0" w:space="0" w:color="auto"/>
      </w:divBdr>
    </w:div>
    <w:div w:id="1777939048">
      <w:bodyDiv w:val="1"/>
      <w:marLeft w:val="0"/>
      <w:marRight w:val="0"/>
      <w:marTop w:val="0"/>
      <w:marBottom w:val="0"/>
      <w:divBdr>
        <w:top w:val="none" w:sz="0" w:space="0" w:color="auto"/>
        <w:left w:val="none" w:sz="0" w:space="0" w:color="auto"/>
        <w:bottom w:val="none" w:sz="0" w:space="0" w:color="auto"/>
        <w:right w:val="none" w:sz="0" w:space="0" w:color="auto"/>
      </w:divBdr>
    </w:div>
    <w:div w:id="1802190385">
      <w:bodyDiv w:val="1"/>
      <w:marLeft w:val="0"/>
      <w:marRight w:val="0"/>
      <w:marTop w:val="0"/>
      <w:marBottom w:val="0"/>
      <w:divBdr>
        <w:top w:val="none" w:sz="0" w:space="0" w:color="auto"/>
        <w:left w:val="none" w:sz="0" w:space="0" w:color="auto"/>
        <w:bottom w:val="none" w:sz="0" w:space="0" w:color="auto"/>
        <w:right w:val="none" w:sz="0" w:space="0" w:color="auto"/>
      </w:divBdr>
    </w:div>
    <w:div w:id="1854176191">
      <w:bodyDiv w:val="1"/>
      <w:marLeft w:val="0"/>
      <w:marRight w:val="0"/>
      <w:marTop w:val="0"/>
      <w:marBottom w:val="0"/>
      <w:divBdr>
        <w:top w:val="none" w:sz="0" w:space="0" w:color="auto"/>
        <w:left w:val="none" w:sz="0" w:space="0" w:color="auto"/>
        <w:bottom w:val="none" w:sz="0" w:space="0" w:color="auto"/>
        <w:right w:val="none" w:sz="0" w:space="0" w:color="auto"/>
      </w:divBdr>
    </w:div>
    <w:div w:id="1860852812">
      <w:bodyDiv w:val="1"/>
      <w:marLeft w:val="0"/>
      <w:marRight w:val="0"/>
      <w:marTop w:val="0"/>
      <w:marBottom w:val="0"/>
      <w:divBdr>
        <w:top w:val="none" w:sz="0" w:space="0" w:color="auto"/>
        <w:left w:val="none" w:sz="0" w:space="0" w:color="auto"/>
        <w:bottom w:val="none" w:sz="0" w:space="0" w:color="auto"/>
        <w:right w:val="none" w:sz="0" w:space="0" w:color="auto"/>
      </w:divBdr>
    </w:div>
    <w:div w:id="1873956456">
      <w:bodyDiv w:val="1"/>
      <w:marLeft w:val="0"/>
      <w:marRight w:val="0"/>
      <w:marTop w:val="0"/>
      <w:marBottom w:val="0"/>
      <w:divBdr>
        <w:top w:val="none" w:sz="0" w:space="0" w:color="auto"/>
        <w:left w:val="none" w:sz="0" w:space="0" w:color="auto"/>
        <w:bottom w:val="none" w:sz="0" w:space="0" w:color="auto"/>
        <w:right w:val="none" w:sz="0" w:space="0" w:color="auto"/>
      </w:divBdr>
      <w:divsChild>
        <w:div w:id="959872452">
          <w:marLeft w:val="0"/>
          <w:marRight w:val="0"/>
          <w:marTop w:val="0"/>
          <w:marBottom w:val="0"/>
          <w:divBdr>
            <w:top w:val="none" w:sz="0" w:space="0" w:color="auto"/>
            <w:left w:val="none" w:sz="0" w:space="0" w:color="auto"/>
            <w:bottom w:val="none" w:sz="0" w:space="0" w:color="auto"/>
            <w:right w:val="none" w:sz="0" w:space="0" w:color="auto"/>
          </w:divBdr>
          <w:divsChild>
            <w:div w:id="881864966">
              <w:marLeft w:val="0"/>
              <w:marRight w:val="0"/>
              <w:marTop w:val="0"/>
              <w:marBottom w:val="0"/>
              <w:divBdr>
                <w:top w:val="none" w:sz="0" w:space="0" w:color="auto"/>
                <w:left w:val="none" w:sz="0" w:space="0" w:color="auto"/>
                <w:bottom w:val="none" w:sz="0" w:space="0" w:color="auto"/>
                <w:right w:val="none" w:sz="0" w:space="0" w:color="auto"/>
              </w:divBdr>
              <w:divsChild>
                <w:div w:id="1239485976">
                  <w:marLeft w:val="0"/>
                  <w:marRight w:val="0"/>
                  <w:marTop w:val="0"/>
                  <w:marBottom w:val="0"/>
                  <w:divBdr>
                    <w:top w:val="none" w:sz="0" w:space="0" w:color="auto"/>
                    <w:left w:val="none" w:sz="0" w:space="0" w:color="auto"/>
                    <w:bottom w:val="none" w:sz="0" w:space="0" w:color="auto"/>
                    <w:right w:val="none" w:sz="0" w:space="0" w:color="auto"/>
                  </w:divBdr>
                  <w:divsChild>
                    <w:div w:id="1450465949">
                      <w:marLeft w:val="0"/>
                      <w:marRight w:val="0"/>
                      <w:marTop w:val="0"/>
                      <w:marBottom w:val="0"/>
                      <w:divBdr>
                        <w:top w:val="none" w:sz="0" w:space="0" w:color="auto"/>
                        <w:left w:val="none" w:sz="0" w:space="0" w:color="auto"/>
                        <w:bottom w:val="none" w:sz="0" w:space="0" w:color="auto"/>
                        <w:right w:val="none" w:sz="0" w:space="0" w:color="auto"/>
                      </w:divBdr>
                      <w:divsChild>
                        <w:div w:id="571237739">
                          <w:marLeft w:val="0"/>
                          <w:marRight w:val="0"/>
                          <w:marTop w:val="0"/>
                          <w:marBottom w:val="0"/>
                          <w:divBdr>
                            <w:top w:val="none" w:sz="0" w:space="0" w:color="auto"/>
                            <w:left w:val="none" w:sz="0" w:space="0" w:color="auto"/>
                            <w:bottom w:val="none" w:sz="0" w:space="0" w:color="auto"/>
                            <w:right w:val="none" w:sz="0" w:space="0" w:color="auto"/>
                          </w:divBdr>
                          <w:divsChild>
                            <w:div w:id="407464725">
                              <w:marLeft w:val="0"/>
                              <w:marRight w:val="0"/>
                              <w:marTop w:val="0"/>
                              <w:marBottom w:val="0"/>
                              <w:divBdr>
                                <w:top w:val="none" w:sz="0" w:space="0" w:color="auto"/>
                                <w:left w:val="none" w:sz="0" w:space="0" w:color="auto"/>
                                <w:bottom w:val="none" w:sz="0" w:space="0" w:color="auto"/>
                                <w:right w:val="none" w:sz="0" w:space="0" w:color="auto"/>
                              </w:divBdr>
                              <w:divsChild>
                                <w:div w:id="18428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753664">
                  <w:marLeft w:val="0"/>
                  <w:marRight w:val="0"/>
                  <w:marTop w:val="0"/>
                  <w:marBottom w:val="0"/>
                  <w:divBdr>
                    <w:top w:val="none" w:sz="0" w:space="0" w:color="auto"/>
                    <w:left w:val="none" w:sz="0" w:space="0" w:color="auto"/>
                    <w:bottom w:val="none" w:sz="0" w:space="0" w:color="auto"/>
                    <w:right w:val="none" w:sz="0" w:space="0" w:color="auto"/>
                  </w:divBdr>
                  <w:divsChild>
                    <w:div w:id="1410729576">
                      <w:marLeft w:val="0"/>
                      <w:marRight w:val="0"/>
                      <w:marTop w:val="0"/>
                      <w:marBottom w:val="0"/>
                      <w:divBdr>
                        <w:top w:val="none" w:sz="0" w:space="0" w:color="auto"/>
                        <w:left w:val="none" w:sz="0" w:space="0" w:color="auto"/>
                        <w:bottom w:val="none" w:sz="0" w:space="0" w:color="auto"/>
                        <w:right w:val="none" w:sz="0" w:space="0" w:color="auto"/>
                      </w:divBdr>
                      <w:divsChild>
                        <w:div w:id="206839308">
                          <w:marLeft w:val="0"/>
                          <w:marRight w:val="0"/>
                          <w:marTop w:val="0"/>
                          <w:marBottom w:val="0"/>
                          <w:divBdr>
                            <w:top w:val="none" w:sz="0" w:space="0" w:color="auto"/>
                            <w:left w:val="none" w:sz="0" w:space="0" w:color="auto"/>
                            <w:bottom w:val="none" w:sz="0" w:space="0" w:color="auto"/>
                            <w:right w:val="none" w:sz="0" w:space="0" w:color="auto"/>
                          </w:divBdr>
                          <w:divsChild>
                            <w:div w:id="1828282959">
                              <w:marLeft w:val="0"/>
                              <w:marRight w:val="0"/>
                              <w:marTop w:val="0"/>
                              <w:marBottom w:val="0"/>
                              <w:divBdr>
                                <w:top w:val="none" w:sz="0" w:space="0" w:color="auto"/>
                                <w:left w:val="none" w:sz="0" w:space="0" w:color="auto"/>
                                <w:bottom w:val="none" w:sz="0" w:space="0" w:color="auto"/>
                                <w:right w:val="none" w:sz="0" w:space="0" w:color="auto"/>
                              </w:divBdr>
                              <w:divsChild>
                                <w:div w:id="1106465914">
                                  <w:marLeft w:val="0"/>
                                  <w:marRight w:val="0"/>
                                  <w:marTop w:val="0"/>
                                  <w:marBottom w:val="0"/>
                                  <w:divBdr>
                                    <w:top w:val="none" w:sz="0" w:space="0" w:color="auto"/>
                                    <w:left w:val="none" w:sz="0" w:space="0" w:color="auto"/>
                                    <w:bottom w:val="none" w:sz="0" w:space="0" w:color="auto"/>
                                    <w:right w:val="none" w:sz="0" w:space="0" w:color="auto"/>
                                  </w:divBdr>
                                  <w:divsChild>
                                    <w:div w:id="12829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722104">
      <w:bodyDiv w:val="1"/>
      <w:marLeft w:val="0"/>
      <w:marRight w:val="0"/>
      <w:marTop w:val="0"/>
      <w:marBottom w:val="0"/>
      <w:divBdr>
        <w:top w:val="none" w:sz="0" w:space="0" w:color="auto"/>
        <w:left w:val="none" w:sz="0" w:space="0" w:color="auto"/>
        <w:bottom w:val="none" w:sz="0" w:space="0" w:color="auto"/>
        <w:right w:val="none" w:sz="0" w:space="0" w:color="auto"/>
      </w:divBdr>
    </w:div>
    <w:div w:id="1888713825">
      <w:bodyDiv w:val="1"/>
      <w:marLeft w:val="0"/>
      <w:marRight w:val="0"/>
      <w:marTop w:val="0"/>
      <w:marBottom w:val="0"/>
      <w:divBdr>
        <w:top w:val="none" w:sz="0" w:space="0" w:color="auto"/>
        <w:left w:val="none" w:sz="0" w:space="0" w:color="auto"/>
        <w:bottom w:val="none" w:sz="0" w:space="0" w:color="auto"/>
        <w:right w:val="none" w:sz="0" w:space="0" w:color="auto"/>
      </w:divBdr>
    </w:div>
    <w:div w:id="1917199876">
      <w:bodyDiv w:val="1"/>
      <w:marLeft w:val="0"/>
      <w:marRight w:val="0"/>
      <w:marTop w:val="0"/>
      <w:marBottom w:val="0"/>
      <w:divBdr>
        <w:top w:val="none" w:sz="0" w:space="0" w:color="auto"/>
        <w:left w:val="none" w:sz="0" w:space="0" w:color="auto"/>
        <w:bottom w:val="none" w:sz="0" w:space="0" w:color="auto"/>
        <w:right w:val="none" w:sz="0" w:space="0" w:color="auto"/>
      </w:divBdr>
    </w:div>
    <w:div w:id="1959949794">
      <w:bodyDiv w:val="1"/>
      <w:marLeft w:val="0"/>
      <w:marRight w:val="0"/>
      <w:marTop w:val="0"/>
      <w:marBottom w:val="0"/>
      <w:divBdr>
        <w:top w:val="none" w:sz="0" w:space="0" w:color="auto"/>
        <w:left w:val="none" w:sz="0" w:space="0" w:color="auto"/>
        <w:bottom w:val="none" w:sz="0" w:space="0" w:color="auto"/>
        <w:right w:val="none" w:sz="0" w:space="0" w:color="auto"/>
      </w:divBdr>
    </w:div>
    <w:div w:id="1974827238">
      <w:bodyDiv w:val="1"/>
      <w:marLeft w:val="0"/>
      <w:marRight w:val="0"/>
      <w:marTop w:val="0"/>
      <w:marBottom w:val="0"/>
      <w:divBdr>
        <w:top w:val="none" w:sz="0" w:space="0" w:color="auto"/>
        <w:left w:val="none" w:sz="0" w:space="0" w:color="auto"/>
        <w:bottom w:val="none" w:sz="0" w:space="0" w:color="auto"/>
        <w:right w:val="none" w:sz="0" w:space="0" w:color="auto"/>
      </w:divBdr>
    </w:div>
    <w:div w:id="2002198992">
      <w:bodyDiv w:val="1"/>
      <w:marLeft w:val="0"/>
      <w:marRight w:val="0"/>
      <w:marTop w:val="0"/>
      <w:marBottom w:val="0"/>
      <w:divBdr>
        <w:top w:val="none" w:sz="0" w:space="0" w:color="auto"/>
        <w:left w:val="none" w:sz="0" w:space="0" w:color="auto"/>
        <w:bottom w:val="none" w:sz="0" w:space="0" w:color="auto"/>
        <w:right w:val="none" w:sz="0" w:space="0" w:color="auto"/>
      </w:divBdr>
    </w:div>
    <w:div w:id="2005666384">
      <w:bodyDiv w:val="1"/>
      <w:marLeft w:val="0"/>
      <w:marRight w:val="0"/>
      <w:marTop w:val="0"/>
      <w:marBottom w:val="0"/>
      <w:divBdr>
        <w:top w:val="none" w:sz="0" w:space="0" w:color="auto"/>
        <w:left w:val="none" w:sz="0" w:space="0" w:color="auto"/>
        <w:bottom w:val="none" w:sz="0" w:space="0" w:color="auto"/>
        <w:right w:val="none" w:sz="0" w:space="0" w:color="auto"/>
      </w:divBdr>
    </w:div>
    <w:div w:id="2022273842">
      <w:bodyDiv w:val="1"/>
      <w:marLeft w:val="0"/>
      <w:marRight w:val="0"/>
      <w:marTop w:val="0"/>
      <w:marBottom w:val="0"/>
      <w:divBdr>
        <w:top w:val="none" w:sz="0" w:space="0" w:color="auto"/>
        <w:left w:val="none" w:sz="0" w:space="0" w:color="auto"/>
        <w:bottom w:val="none" w:sz="0" w:space="0" w:color="auto"/>
        <w:right w:val="none" w:sz="0" w:space="0" w:color="auto"/>
      </w:divBdr>
    </w:div>
    <w:div w:id="2037343001">
      <w:bodyDiv w:val="1"/>
      <w:marLeft w:val="0"/>
      <w:marRight w:val="0"/>
      <w:marTop w:val="0"/>
      <w:marBottom w:val="0"/>
      <w:divBdr>
        <w:top w:val="none" w:sz="0" w:space="0" w:color="auto"/>
        <w:left w:val="none" w:sz="0" w:space="0" w:color="auto"/>
        <w:bottom w:val="none" w:sz="0" w:space="0" w:color="auto"/>
        <w:right w:val="none" w:sz="0" w:space="0" w:color="auto"/>
      </w:divBdr>
    </w:div>
    <w:div w:id="2046978117">
      <w:bodyDiv w:val="1"/>
      <w:marLeft w:val="0"/>
      <w:marRight w:val="0"/>
      <w:marTop w:val="0"/>
      <w:marBottom w:val="0"/>
      <w:divBdr>
        <w:top w:val="none" w:sz="0" w:space="0" w:color="auto"/>
        <w:left w:val="none" w:sz="0" w:space="0" w:color="auto"/>
        <w:bottom w:val="none" w:sz="0" w:space="0" w:color="auto"/>
        <w:right w:val="none" w:sz="0" w:space="0" w:color="auto"/>
      </w:divBdr>
    </w:div>
    <w:div w:id="2064014170">
      <w:bodyDiv w:val="1"/>
      <w:marLeft w:val="0"/>
      <w:marRight w:val="0"/>
      <w:marTop w:val="0"/>
      <w:marBottom w:val="0"/>
      <w:divBdr>
        <w:top w:val="none" w:sz="0" w:space="0" w:color="auto"/>
        <w:left w:val="none" w:sz="0" w:space="0" w:color="auto"/>
        <w:bottom w:val="none" w:sz="0" w:space="0" w:color="auto"/>
        <w:right w:val="none" w:sz="0" w:space="0" w:color="auto"/>
      </w:divBdr>
    </w:div>
    <w:div w:id="2079355728">
      <w:bodyDiv w:val="1"/>
      <w:marLeft w:val="0"/>
      <w:marRight w:val="0"/>
      <w:marTop w:val="0"/>
      <w:marBottom w:val="0"/>
      <w:divBdr>
        <w:top w:val="none" w:sz="0" w:space="0" w:color="auto"/>
        <w:left w:val="none" w:sz="0" w:space="0" w:color="auto"/>
        <w:bottom w:val="none" w:sz="0" w:space="0" w:color="auto"/>
        <w:right w:val="none" w:sz="0" w:space="0" w:color="auto"/>
      </w:divBdr>
    </w:div>
    <w:div w:id="2085757246">
      <w:bodyDiv w:val="1"/>
      <w:marLeft w:val="0"/>
      <w:marRight w:val="0"/>
      <w:marTop w:val="0"/>
      <w:marBottom w:val="0"/>
      <w:divBdr>
        <w:top w:val="none" w:sz="0" w:space="0" w:color="auto"/>
        <w:left w:val="none" w:sz="0" w:space="0" w:color="auto"/>
        <w:bottom w:val="none" w:sz="0" w:space="0" w:color="auto"/>
        <w:right w:val="none" w:sz="0" w:space="0" w:color="auto"/>
      </w:divBdr>
    </w:div>
    <w:div w:id="2087418532">
      <w:bodyDiv w:val="1"/>
      <w:marLeft w:val="0"/>
      <w:marRight w:val="0"/>
      <w:marTop w:val="0"/>
      <w:marBottom w:val="0"/>
      <w:divBdr>
        <w:top w:val="none" w:sz="0" w:space="0" w:color="auto"/>
        <w:left w:val="none" w:sz="0" w:space="0" w:color="auto"/>
        <w:bottom w:val="none" w:sz="0" w:space="0" w:color="auto"/>
        <w:right w:val="none" w:sz="0" w:space="0" w:color="auto"/>
      </w:divBdr>
    </w:div>
    <w:div w:id="2124032348">
      <w:bodyDiv w:val="1"/>
      <w:marLeft w:val="0"/>
      <w:marRight w:val="0"/>
      <w:marTop w:val="0"/>
      <w:marBottom w:val="0"/>
      <w:divBdr>
        <w:top w:val="none" w:sz="0" w:space="0" w:color="auto"/>
        <w:left w:val="none" w:sz="0" w:space="0" w:color="auto"/>
        <w:bottom w:val="none" w:sz="0" w:space="0" w:color="auto"/>
        <w:right w:val="none" w:sz="0" w:space="0" w:color="auto"/>
      </w:divBdr>
    </w:div>
    <w:div w:id="2132046935">
      <w:bodyDiv w:val="1"/>
      <w:marLeft w:val="0"/>
      <w:marRight w:val="0"/>
      <w:marTop w:val="0"/>
      <w:marBottom w:val="0"/>
      <w:divBdr>
        <w:top w:val="none" w:sz="0" w:space="0" w:color="auto"/>
        <w:left w:val="none" w:sz="0" w:space="0" w:color="auto"/>
        <w:bottom w:val="none" w:sz="0" w:space="0" w:color="auto"/>
        <w:right w:val="none" w:sz="0" w:space="0" w:color="auto"/>
      </w:divBdr>
    </w:div>
    <w:div w:id="2133356556">
      <w:bodyDiv w:val="1"/>
      <w:marLeft w:val="0"/>
      <w:marRight w:val="0"/>
      <w:marTop w:val="0"/>
      <w:marBottom w:val="0"/>
      <w:divBdr>
        <w:top w:val="none" w:sz="0" w:space="0" w:color="auto"/>
        <w:left w:val="none" w:sz="0" w:space="0" w:color="auto"/>
        <w:bottom w:val="none" w:sz="0" w:space="0" w:color="auto"/>
        <w:right w:val="none" w:sz="0" w:space="0" w:color="auto"/>
      </w:divBdr>
    </w:div>
    <w:div w:id="2140803152">
      <w:bodyDiv w:val="1"/>
      <w:marLeft w:val="0"/>
      <w:marRight w:val="0"/>
      <w:marTop w:val="0"/>
      <w:marBottom w:val="0"/>
      <w:divBdr>
        <w:top w:val="none" w:sz="0" w:space="0" w:color="auto"/>
        <w:left w:val="none" w:sz="0" w:space="0" w:color="auto"/>
        <w:bottom w:val="none" w:sz="0" w:space="0" w:color="auto"/>
        <w:right w:val="none" w:sz="0" w:space="0" w:color="auto"/>
      </w:divBdr>
    </w:div>
    <w:div w:id="2145585803">
      <w:bodyDiv w:val="1"/>
      <w:marLeft w:val="0"/>
      <w:marRight w:val="0"/>
      <w:marTop w:val="0"/>
      <w:marBottom w:val="0"/>
      <w:divBdr>
        <w:top w:val="none" w:sz="0" w:space="0" w:color="auto"/>
        <w:left w:val="none" w:sz="0" w:space="0" w:color="auto"/>
        <w:bottom w:val="none" w:sz="0" w:space="0" w:color="auto"/>
        <w:right w:val="none" w:sz="0" w:space="0" w:color="auto"/>
      </w:divBdr>
      <w:divsChild>
        <w:div w:id="1381322954">
          <w:marLeft w:val="0"/>
          <w:marRight w:val="0"/>
          <w:marTop w:val="0"/>
          <w:marBottom w:val="0"/>
          <w:divBdr>
            <w:top w:val="none" w:sz="0" w:space="0" w:color="auto"/>
            <w:left w:val="none" w:sz="0" w:space="0" w:color="auto"/>
            <w:bottom w:val="none" w:sz="0" w:space="0" w:color="auto"/>
            <w:right w:val="none" w:sz="0" w:space="0" w:color="auto"/>
          </w:divBdr>
          <w:divsChild>
            <w:div w:id="513418054">
              <w:marLeft w:val="0"/>
              <w:marRight w:val="0"/>
              <w:marTop w:val="0"/>
              <w:marBottom w:val="0"/>
              <w:divBdr>
                <w:top w:val="none" w:sz="0" w:space="0" w:color="auto"/>
                <w:left w:val="none" w:sz="0" w:space="0" w:color="auto"/>
                <w:bottom w:val="none" w:sz="0" w:space="0" w:color="auto"/>
                <w:right w:val="none" w:sz="0" w:space="0" w:color="auto"/>
              </w:divBdr>
              <w:divsChild>
                <w:div w:id="1725787451">
                  <w:marLeft w:val="0"/>
                  <w:marRight w:val="0"/>
                  <w:marTop w:val="0"/>
                  <w:marBottom w:val="0"/>
                  <w:divBdr>
                    <w:top w:val="none" w:sz="0" w:space="0" w:color="auto"/>
                    <w:left w:val="none" w:sz="0" w:space="0" w:color="auto"/>
                    <w:bottom w:val="none" w:sz="0" w:space="0" w:color="auto"/>
                    <w:right w:val="none" w:sz="0" w:space="0" w:color="auto"/>
                  </w:divBdr>
                  <w:divsChild>
                    <w:div w:id="1220364119">
                      <w:marLeft w:val="0"/>
                      <w:marRight w:val="0"/>
                      <w:marTop w:val="0"/>
                      <w:marBottom w:val="0"/>
                      <w:divBdr>
                        <w:top w:val="none" w:sz="0" w:space="0" w:color="auto"/>
                        <w:left w:val="none" w:sz="0" w:space="0" w:color="auto"/>
                        <w:bottom w:val="none" w:sz="0" w:space="0" w:color="auto"/>
                        <w:right w:val="none" w:sz="0" w:space="0" w:color="auto"/>
                      </w:divBdr>
                      <w:divsChild>
                        <w:div w:id="309604380">
                          <w:marLeft w:val="0"/>
                          <w:marRight w:val="0"/>
                          <w:marTop w:val="0"/>
                          <w:marBottom w:val="0"/>
                          <w:divBdr>
                            <w:top w:val="none" w:sz="0" w:space="0" w:color="auto"/>
                            <w:left w:val="none" w:sz="0" w:space="0" w:color="auto"/>
                            <w:bottom w:val="none" w:sz="0" w:space="0" w:color="auto"/>
                            <w:right w:val="none" w:sz="0" w:space="0" w:color="auto"/>
                          </w:divBdr>
                          <w:divsChild>
                            <w:div w:id="10400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tailwindcss.com"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reactrouter.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react.dev" TargetMode="External"/><Relationship Id="rId20" Type="http://schemas.openxmlformats.org/officeDocument/2006/relationships/hyperlink" Target="https://redux-toolkit.js.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hyperlink" Target="https://pravidhi.com"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framer.com/motio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ude\Documents\MAC_INTERN_MAS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APA</b:Tag>
    <b:SourceType>InternetSite</b:SourceType>
    <b:Guid>{82A65C95-6514-564D-A3C2-000C0F12D404}</b:Guid>
    <b:Author>
      <b:Author>
        <b:NameList>
          <b:Person>
            <b:Last>Fadi Alsuhimat</b:Last>
            <b:First>Fatma</b:First>
            <b:Middle>Susilawati Mohamad</b:Middle>
          </b:Person>
        </b:NameList>
      </b:Author>
    </b:Author>
    <b:Title>VOLUME XX, 2017  1  A  Hybrid  Method  of  Feature  Extraction  for Signatures Verification Using CNN and HOG A multi-Classification Approach</b:Title>
    <b:URL>https://www.researchgate.net/publication/368998608_A_Hybrid_Method_of_Feature_Extraction_for_Signatures_Verification_Using_CNN_and_HOG_A_multi-Classification_Approach</b:URL>
    <b:Year>2023</b:Year>
    <b:Month>January</b:Month>
    <b:RefOrder>3</b:RefOrder>
  </b:Source>
  <b:Source>
    <b:Tag>Riy24</b:Tag>
    <b:SourceType>InternetSite</b:SourceType>
    <b:Guid>{A4B04B0E-B40B-D94B-A382-60C8C88009FD}</b:Guid>
    <b:Author>
      <b:Author>
        <b:NameList>
          <b:Person>
            <b:Last>Riyad A</b:Last>
            <b:First>Harikrishnan</b:First>
            <b:Middle>S R</b:Middle>
          </b:Person>
        </b:NameList>
      </b:Author>
    </b:Author>
    <b:Title>Autosignature Verification and Forgery Detection Using Deep Transfer Learning</b:Title>
    <b:URL>https://www.researchgate.net/publication/382815098_Autosignature_Verification_and_Forgery_Detection_Using_Deep_Transfer_Learning</b:URL>
    <b:Year>2024</b:Year>
    <b:Month>August</b:Month>
    <b:RefOrder>6</b:RefOrder>
  </b:Source>
  <b:Source>
    <b:Tag>DrP24</b:Tag>
    <b:SourceType>InternetSite</b:SourceType>
    <b:Guid>{6323DC7A-CC4B-EF4C-9824-20265178B540}</b:Guid>
    <b:Author>
      <b:Author>
        <b:NameList>
          <b:Person>
            <b:Last>Kore</b:Last>
            <b:First>Dr.Prof.Sharada</b:First>
          </b:Person>
        </b:NameList>
      </b:Author>
    </b:Author>
    <b:Title>Offline Signature Verification System Using CNN</b:Title>
    <b:URL>https://www.researchgate.net/publication/382244787_Offline_Signature_Verification_System_Using_CNN</b:URL>
    <b:Year>2024</b:Year>
    <b:Month>July</b:Month>
    <b:RefOrder>7</b:RefOrder>
  </b:Source>
  <b:Source>
    <b:Tag>Ana</b:Tag>
    <b:SourceType>InternetSite</b:SourceType>
    <b:Guid>{7F862C6A-1E52-3742-B948-18836D856CF0}</b:Guid>
    <b:Author>
      <b:Author>
        <b:NameList>
          <b:Person>
            <b:Last>Sequeira</b:Last>
            <b:First>Ana</b:First>
          </b:Person>
        </b:NameList>
      </b:Author>
    </b:Author>
    <b:Title>BIOSIG 2021 Special issue on efficient, reliable, and privacy‐friendly biometrics</b:Title>
    <b:URL>https://www.researchgate.net/publication/364330866_BIOSIG_2021_Special_issue_on_efficient_reliable_and_privacy-friendly_biometrics</b:URL>
    <b:RefOrder>4</b:RefOrder>
  </b:Source>
  <b:Source>
    <b:Tag>MyS</b:Tag>
    <b:SourceType>InternetSite</b:SourceType>
    <b:Guid>{4BD8E853-B4E3-5F45-BCE1-8B60BA8083AD}</b:Guid>
    <b:Author>
      <b:Author>
        <b:NameList>
          <b:Person>
            <b:Last>MySignature</b:Last>
          </b:Person>
        </b:NameList>
      </b:Author>
    </b:Author>
    <b:Title>Draw Your Signature Online. A simple handwritten signature generator.</b:Title>
    <b:URL>https://mysignature.io/draw-signature-online</b:URL>
    <b:RefOrder>8</b:RefOrder>
  </b:Source>
  <b:Source>
    <b:Tag>Mer21</b:Tag>
    <b:SourceType>InternetSite</b:SourceType>
    <b:Guid>{D90E45AB-0288-0E43-BBA6-312E9890AA09}</b:Guid>
    <b:Author>
      <b:Author>
        <b:NameList>
          <b:Person>
            <b:Last>ARISOY</b:Last>
            <b:First>Merve</b:First>
            <b:Middle>VAROL</b:Middle>
          </b:Person>
        </b:NameList>
      </b:Author>
    </b:Author>
    <b:Title>SIGNATURE VERIFICATION USING SIAMESE NEURAL NETWORK ONE-SHOT LEARNING</b:Title>
    <b:URL>https://www.researchgate.net/publication/353743646_SIGNATURE_VERIFICATION_USING_SIAMESE_NEURAL_NETWORK_ONE-SHOT_LEARNING</b:URL>
    <b:Year>2021</b:Year>
    <b:Month>August</b:Month>
    <b:RefOrder>1</b:RefOrder>
  </b:Source>
  <b:Source>
    <b:Tag>IEE19</b:Tag>
    <b:SourceType>InternetSite</b:SourceType>
    <b:Guid>{17A136C6-C352-0345-B028-CAFF34BD62DE}</b:Guid>
    <b:Author>
      <b:Author>
        <b:NameList>
          <b:Person>
            <b:Last>IEEE</b:Last>
          </b:Person>
        </b:NameList>
      </b:Author>
    </b:Author>
    <b:Title>Signature Verification Using Convolutional Neural Network</b:Title>
    <b:URL>https://ieeexplore.ieee.org/document/9087524</b:URL>
    <b:Year>2019</b:Year>
    <b:RefOrder>2</b:RefOrder>
  </b:Source>
  <b:Source>
    <b:Tag>Fad23</b:Tag>
    <b:SourceType>InternetSite</b:SourceType>
    <b:Guid>{E3E98661-5821-7D41-8690-A47DCD0199C7}</b:Guid>
    <b:Author>
      <b:Author>
        <b:Corporate>Fadi Alsuhimat  , Fatma Susilawati Mohamad</b:Corporate>
      </b:Author>
    </b:Author>
    <b:Title>A Hybrid Method of Feature Extraction for Signatures Verification Using CNN and HOG A multi-Classification Approach</b:Title>
    <b:URL>https://www.researchgate.net/publication/368998608_A_Hybrid_Method_of_Feature_Extraction_for_Signatures_Verification_Using_CNN_and_HOG_A_multi-Classification_Approach</b:URL>
    <b:Year>2023</b:Year>
    <b:Month>Jan</b:Month>
    <b:RefOrder>9</b:RefOrder>
  </b:Source>
  <b:Source>
    <b:Tag>Sci22</b:Tag>
    <b:SourceType>InternetSite</b:SourceType>
    <b:Guid>{E7E6422E-702E-F54B-8880-1163E7ED21AF}</b:Guid>
    <b:Author>
      <b:Author>
        <b:NameList>
          <b:Person>
            <b:Last>Direct</b:Last>
            <b:First>Science</b:First>
          </b:Person>
        </b:NameList>
      </b:Author>
    </b:Author>
    <b:Title>Simese Neural Network</b:Title>
    <b:URL>https://www.sciencedirect.com/topics/computer-science/siamese-neural-network</b:URL>
    <b:Year>2022</b:Year>
    <b:Month>Feb</b:Month>
    <b:RefOrder>5</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Na6ndkbeBGiYUe4BTvzj7SQ9g==">CgMxLjA4AHIhMWV4Tzc0d0dHN2ItYkxRazhsRFZEdjdXNGFyR0RCOW05</go:docsCustomData>
</go:gDocsCustomXmlDataStorage>
</file>

<file path=customXml/itemProps1.xml><?xml version="1.0" encoding="utf-8"?>
<ds:datastoreItem xmlns:ds="http://schemas.openxmlformats.org/officeDocument/2006/customXml" ds:itemID="{0D296EDC-6292-384D-BE70-3A83033CE8D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MAC_INTERN_MASTER.dotx</Template>
  <TotalTime>55</TotalTime>
  <Pages>13</Pages>
  <Words>2347</Words>
  <Characters>13380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Alpha X</dc:creator>
  <cp:lastModifiedBy>doiusdgoasgdf[opniadgsf dszfgadsfgfgsadr</cp:lastModifiedBy>
  <cp:revision>1</cp:revision>
  <cp:lastPrinted>2025-12-09T01:45:00Z</cp:lastPrinted>
  <dcterms:created xsi:type="dcterms:W3CDTF">2025-12-09T00:55:00Z</dcterms:created>
  <dcterms:modified xsi:type="dcterms:W3CDTF">2025-12-09T01:50:00Z</dcterms:modified>
</cp:coreProperties>
</file>